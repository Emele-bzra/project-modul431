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25DE626D" w:rsidR="00AC4921" w:rsidRPr="00DA08DB" w:rsidRDefault="0024692D">
      <w:pPr>
        <w:spacing w:before="6800"/>
        <w:rPr>
          <w:color w:val="3A7C22" w:themeColor="accent6" w:themeShade="BF"/>
        </w:rPr>
      </w:pPr>
      <w:r>
        <w:rPr>
          <w:noProof/>
        </w:rPr>
        <w:drawing>
          <wp:anchor distT="0" distB="0" distL="114300" distR="114300" simplePos="0" relativeHeight="251657215" behindDoc="1" locked="0" layoutInCell="1" allowOverlap="1" wp14:anchorId="33D68CCC" wp14:editId="7F93D581">
            <wp:simplePos x="0" y="0"/>
            <wp:positionH relativeFrom="column">
              <wp:posOffset>658940</wp:posOffset>
            </wp:positionH>
            <wp:positionV relativeFrom="paragraph">
              <wp:posOffset>1283622</wp:posOffset>
            </wp:positionV>
            <wp:extent cx="6515641" cy="9772062"/>
            <wp:effectExtent l="0" t="0" r="0" b="0"/>
            <wp:wrapNone/>
            <wp:docPr id="1309176597" name="Grafik 3" descr="Ein Bild, das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6597" name="Grafik 3" descr="Ein Bild, das Grü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641" cy="9772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03845BE1" w:rsidR="00AC4921" w:rsidRPr="00DA08DB" w:rsidRDefault="00BC6D98">
      <w:pPr>
        <w:rPr>
          <w:color w:val="3A7C22" w:themeColor="accent6" w:themeShade="BF"/>
        </w:rPr>
      </w:pPr>
      <w:r w:rsidRPr="00DA08DB">
        <w:rPr>
          <w:b/>
          <w:color w:val="3A7C22" w:themeColor="accent6" w:themeShade="BF"/>
          <w:sz w:val="40"/>
        </w:rPr>
        <w:t>Webseite</w:t>
      </w:r>
    </w:p>
    <w:p w14:paraId="00841785" w14:textId="73113380" w:rsidR="00AC4921" w:rsidRPr="00FD1010" w:rsidRDefault="00BC6D98">
      <w:pPr>
        <w:spacing w:before="480"/>
        <w:rPr>
          <w:color w:val="4EA72E" w:themeColor="accent6"/>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w:t>
      </w:r>
      <w:r w:rsidR="00713202">
        <w:rPr>
          <w:color w:val="000000" w:themeColor="text1"/>
          <w:sz w:val="32"/>
          <w:szCs w:val="32"/>
        </w:rPr>
        <w:t>&amp;</w:t>
      </w:r>
      <w:r w:rsidR="002676E2" w:rsidRPr="00DA08DB">
        <w:rPr>
          <w:color w:val="000000" w:themeColor="text1"/>
          <w:sz w:val="32"/>
          <w:szCs w:val="32"/>
        </w:rPr>
        <w:t xml:space="preserve"> Noel Emele</w:t>
      </w:r>
    </w:p>
    <w:p w14:paraId="62A2B4AB" w14:textId="016A9E73"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50BFCB50" w14:textId="03CB2861" w:rsidR="005E7A3F" w:rsidRDefault="00631D7B">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200700685" w:history="1">
            <w:r w:rsidR="005E7A3F" w:rsidRPr="00FA4355">
              <w:rPr>
                <w:rStyle w:val="Hyperlink"/>
                <w:noProof/>
              </w:rPr>
              <w:t>1</w:t>
            </w:r>
            <w:r w:rsidR="005E7A3F">
              <w:rPr>
                <w:rFonts w:asciiTheme="minorHAnsi" w:eastAsiaTheme="minorEastAsia" w:hAnsiTheme="minorHAnsi" w:cstheme="minorBidi"/>
                <w:noProof/>
                <w:kern w:val="2"/>
                <w:sz w:val="24"/>
                <w:szCs w:val="24"/>
                <w:lang w:val="de-DE"/>
                <w14:ligatures w14:val="standardContextual"/>
              </w:rPr>
              <w:tab/>
            </w:r>
            <w:r w:rsidR="005E7A3F" w:rsidRPr="00FA4355">
              <w:rPr>
                <w:rStyle w:val="Hyperlink"/>
                <w:noProof/>
              </w:rPr>
              <w:t>Informieren</w:t>
            </w:r>
            <w:r w:rsidR="005E7A3F">
              <w:rPr>
                <w:noProof/>
                <w:webHidden/>
              </w:rPr>
              <w:tab/>
            </w:r>
            <w:r w:rsidR="005E7A3F">
              <w:rPr>
                <w:noProof/>
                <w:webHidden/>
              </w:rPr>
              <w:fldChar w:fldCharType="begin"/>
            </w:r>
            <w:r w:rsidR="005E7A3F">
              <w:rPr>
                <w:noProof/>
                <w:webHidden/>
              </w:rPr>
              <w:instrText xml:space="preserve"> PAGEREF _Toc200700685 \h </w:instrText>
            </w:r>
            <w:r w:rsidR="005E7A3F">
              <w:rPr>
                <w:noProof/>
                <w:webHidden/>
              </w:rPr>
            </w:r>
            <w:r w:rsidR="005E7A3F">
              <w:rPr>
                <w:noProof/>
                <w:webHidden/>
              </w:rPr>
              <w:fldChar w:fldCharType="separate"/>
            </w:r>
            <w:r w:rsidR="005E7A3F">
              <w:rPr>
                <w:noProof/>
                <w:webHidden/>
              </w:rPr>
              <w:t>3</w:t>
            </w:r>
            <w:r w:rsidR="005E7A3F">
              <w:rPr>
                <w:noProof/>
                <w:webHidden/>
              </w:rPr>
              <w:fldChar w:fldCharType="end"/>
            </w:r>
          </w:hyperlink>
        </w:p>
        <w:p w14:paraId="68E79A3F" w14:textId="50AE733E"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6" w:history="1">
            <w:r w:rsidRPr="00FA4355">
              <w:rPr>
                <w:rStyle w:val="Hyperlink"/>
                <w:noProof/>
              </w:rPr>
              <w:t>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Planen</w:t>
            </w:r>
            <w:r>
              <w:rPr>
                <w:noProof/>
                <w:webHidden/>
              </w:rPr>
              <w:tab/>
            </w:r>
            <w:r>
              <w:rPr>
                <w:noProof/>
                <w:webHidden/>
              </w:rPr>
              <w:fldChar w:fldCharType="begin"/>
            </w:r>
            <w:r>
              <w:rPr>
                <w:noProof/>
                <w:webHidden/>
              </w:rPr>
              <w:instrText xml:space="preserve"> PAGEREF _Toc200700686 \h </w:instrText>
            </w:r>
            <w:r>
              <w:rPr>
                <w:noProof/>
                <w:webHidden/>
              </w:rPr>
            </w:r>
            <w:r>
              <w:rPr>
                <w:noProof/>
                <w:webHidden/>
              </w:rPr>
              <w:fldChar w:fldCharType="separate"/>
            </w:r>
            <w:r>
              <w:rPr>
                <w:noProof/>
                <w:webHidden/>
              </w:rPr>
              <w:t>3</w:t>
            </w:r>
            <w:r>
              <w:rPr>
                <w:noProof/>
                <w:webHidden/>
              </w:rPr>
              <w:fldChar w:fldCharType="end"/>
            </w:r>
          </w:hyperlink>
        </w:p>
        <w:p w14:paraId="18154917" w14:textId="2E2BEBA3"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7" w:history="1">
            <w:r w:rsidRPr="00FA4355">
              <w:rPr>
                <w:rStyle w:val="Hyperlink"/>
                <w:noProof/>
              </w:rPr>
              <w:t>2.1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Wireframe</w:t>
            </w:r>
            <w:r>
              <w:rPr>
                <w:noProof/>
                <w:webHidden/>
              </w:rPr>
              <w:tab/>
            </w:r>
            <w:r>
              <w:rPr>
                <w:noProof/>
                <w:webHidden/>
              </w:rPr>
              <w:fldChar w:fldCharType="begin"/>
            </w:r>
            <w:r>
              <w:rPr>
                <w:noProof/>
                <w:webHidden/>
              </w:rPr>
              <w:instrText xml:space="preserve"> PAGEREF _Toc200700687 \h </w:instrText>
            </w:r>
            <w:r>
              <w:rPr>
                <w:noProof/>
                <w:webHidden/>
              </w:rPr>
            </w:r>
            <w:r>
              <w:rPr>
                <w:noProof/>
                <w:webHidden/>
              </w:rPr>
              <w:fldChar w:fldCharType="separate"/>
            </w:r>
            <w:r>
              <w:rPr>
                <w:noProof/>
                <w:webHidden/>
              </w:rPr>
              <w:t>3</w:t>
            </w:r>
            <w:r>
              <w:rPr>
                <w:noProof/>
                <w:webHidden/>
              </w:rPr>
              <w:fldChar w:fldCharType="end"/>
            </w:r>
          </w:hyperlink>
        </w:p>
        <w:p w14:paraId="03A1C7E8" w14:textId="005AED11"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8" w:history="1">
            <w:r w:rsidRPr="00FA4355">
              <w:rPr>
                <w:rStyle w:val="Hyperlink"/>
                <w:noProof/>
              </w:rPr>
              <w:t>2.2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Kanban</w:t>
            </w:r>
            <w:r>
              <w:rPr>
                <w:noProof/>
                <w:webHidden/>
              </w:rPr>
              <w:tab/>
            </w:r>
            <w:r>
              <w:rPr>
                <w:noProof/>
                <w:webHidden/>
              </w:rPr>
              <w:fldChar w:fldCharType="begin"/>
            </w:r>
            <w:r>
              <w:rPr>
                <w:noProof/>
                <w:webHidden/>
              </w:rPr>
              <w:instrText xml:space="preserve"> PAGEREF _Toc200700688 \h </w:instrText>
            </w:r>
            <w:r>
              <w:rPr>
                <w:noProof/>
                <w:webHidden/>
              </w:rPr>
            </w:r>
            <w:r>
              <w:rPr>
                <w:noProof/>
                <w:webHidden/>
              </w:rPr>
              <w:fldChar w:fldCharType="separate"/>
            </w:r>
            <w:r>
              <w:rPr>
                <w:noProof/>
                <w:webHidden/>
              </w:rPr>
              <w:t>4</w:t>
            </w:r>
            <w:r>
              <w:rPr>
                <w:noProof/>
                <w:webHidden/>
              </w:rPr>
              <w:fldChar w:fldCharType="end"/>
            </w:r>
          </w:hyperlink>
        </w:p>
        <w:p w14:paraId="707ECCDF" w14:textId="6D8F3A0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9" w:history="1">
            <w:r w:rsidRPr="00FA4355">
              <w:rPr>
                <w:rStyle w:val="Hyperlink"/>
                <w:noProof/>
              </w:rPr>
              <w:t>2.3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Visualisierter Zeitplan</w:t>
            </w:r>
            <w:r>
              <w:rPr>
                <w:noProof/>
                <w:webHidden/>
              </w:rPr>
              <w:tab/>
            </w:r>
            <w:r>
              <w:rPr>
                <w:noProof/>
                <w:webHidden/>
              </w:rPr>
              <w:fldChar w:fldCharType="begin"/>
            </w:r>
            <w:r>
              <w:rPr>
                <w:noProof/>
                <w:webHidden/>
              </w:rPr>
              <w:instrText xml:space="preserve"> PAGEREF _Toc200700689 \h </w:instrText>
            </w:r>
            <w:r>
              <w:rPr>
                <w:noProof/>
                <w:webHidden/>
              </w:rPr>
            </w:r>
            <w:r>
              <w:rPr>
                <w:noProof/>
                <w:webHidden/>
              </w:rPr>
              <w:fldChar w:fldCharType="separate"/>
            </w:r>
            <w:r>
              <w:rPr>
                <w:noProof/>
                <w:webHidden/>
              </w:rPr>
              <w:t>5</w:t>
            </w:r>
            <w:r>
              <w:rPr>
                <w:noProof/>
                <w:webHidden/>
              </w:rPr>
              <w:fldChar w:fldCharType="end"/>
            </w:r>
          </w:hyperlink>
        </w:p>
        <w:p w14:paraId="4B866CB0" w14:textId="1C3BD6F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0" w:history="1">
            <w:r w:rsidRPr="00FA4355">
              <w:rPr>
                <w:rStyle w:val="Hyperlink"/>
                <w:noProof/>
              </w:rPr>
              <w:t>2.4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Mindmap</w:t>
            </w:r>
            <w:r>
              <w:rPr>
                <w:noProof/>
                <w:webHidden/>
              </w:rPr>
              <w:tab/>
            </w:r>
            <w:r>
              <w:rPr>
                <w:noProof/>
                <w:webHidden/>
              </w:rPr>
              <w:fldChar w:fldCharType="begin"/>
            </w:r>
            <w:r>
              <w:rPr>
                <w:noProof/>
                <w:webHidden/>
              </w:rPr>
              <w:instrText xml:space="preserve"> PAGEREF _Toc200700690 \h </w:instrText>
            </w:r>
            <w:r>
              <w:rPr>
                <w:noProof/>
                <w:webHidden/>
              </w:rPr>
            </w:r>
            <w:r>
              <w:rPr>
                <w:noProof/>
                <w:webHidden/>
              </w:rPr>
              <w:fldChar w:fldCharType="separate"/>
            </w:r>
            <w:r>
              <w:rPr>
                <w:noProof/>
                <w:webHidden/>
              </w:rPr>
              <w:t>5</w:t>
            </w:r>
            <w:r>
              <w:rPr>
                <w:noProof/>
                <w:webHidden/>
              </w:rPr>
              <w:fldChar w:fldCharType="end"/>
            </w:r>
          </w:hyperlink>
        </w:p>
        <w:p w14:paraId="7F048881" w14:textId="71FF0C56"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1" w:history="1">
            <w:r w:rsidRPr="00FA4355">
              <w:rPr>
                <w:rStyle w:val="Hyperlink"/>
                <w:noProof/>
              </w:rPr>
              <w:t>2.5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Vor- und Nachteile</w:t>
            </w:r>
            <w:r>
              <w:rPr>
                <w:noProof/>
                <w:webHidden/>
              </w:rPr>
              <w:tab/>
            </w:r>
            <w:r>
              <w:rPr>
                <w:noProof/>
                <w:webHidden/>
              </w:rPr>
              <w:fldChar w:fldCharType="begin"/>
            </w:r>
            <w:r>
              <w:rPr>
                <w:noProof/>
                <w:webHidden/>
              </w:rPr>
              <w:instrText xml:space="preserve"> PAGEREF _Toc200700691 \h </w:instrText>
            </w:r>
            <w:r>
              <w:rPr>
                <w:noProof/>
                <w:webHidden/>
              </w:rPr>
            </w:r>
            <w:r>
              <w:rPr>
                <w:noProof/>
                <w:webHidden/>
              </w:rPr>
              <w:fldChar w:fldCharType="separate"/>
            </w:r>
            <w:r>
              <w:rPr>
                <w:noProof/>
                <w:webHidden/>
              </w:rPr>
              <w:t>6</w:t>
            </w:r>
            <w:r>
              <w:rPr>
                <w:noProof/>
                <w:webHidden/>
              </w:rPr>
              <w:fldChar w:fldCharType="end"/>
            </w:r>
          </w:hyperlink>
        </w:p>
        <w:p w14:paraId="6BF5C4A2" w14:textId="0BD82FA7"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2" w:history="1">
            <w:r w:rsidRPr="00FA4355">
              <w:rPr>
                <w:rStyle w:val="Hyperlink"/>
                <w:noProof/>
              </w:rPr>
              <w:t>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Entscheiden</w:t>
            </w:r>
            <w:r>
              <w:rPr>
                <w:noProof/>
                <w:webHidden/>
              </w:rPr>
              <w:tab/>
            </w:r>
            <w:r>
              <w:rPr>
                <w:noProof/>
                <w:webHidden/>
              </w:rPr>
              <w:fldChar w:fldCharType="begin"/>
            </w:r>
            <w:r>
              <w:rPr>
                <w:noProof/>
                <w:webHidden/>
              </w:rPr>
              <w:instrText xml:space="preserve"> PAGEREF _Toc200700692 \h </w:instrText>
            </w:r>
            <w:r>
              <w:rPr>
                <w:noProof/>
                <w:webHidden/>
              </w:rPr>
            </w:r>
            <w:r>
              <w:rPr>
                <w:noProof/>
                <w:webHidden/>
              </w:rPr>
              <w:fldChar w:fldCharType="separate"/>
            </w:r>
            <w:r>
              <w:rPr>
                <w:noProof/>
                <w:webHidden/>
              </w:rPr>
              <w:t>7</w:t>
            </w:r>
            <w:r>
              <w:rPr>
                <w:noProof/>
                <w:webHidden/>
              </w:rPr>
              <w:fldChar w:fldCharType="end"/>
            </w:r>
          </w:hyperlink>
        </w:p>
        <w:p w14:paraId="4E8559C9" w14:textId="0791101D"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3" w:history="1">
            <w:r w:rsidRPr="00FA4355">
              <w:rPr>
                <w:rStyle w:val="Hyperlink"/>
                <w:noProof/>
              </w:rPr>
              <w:t>3.1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Entscheidungstabelle</w:t>
            </w:r>
            <w:r>
              <w:rPr>
                <w:noProof/>
                <w:webHidden/>
              </w:rPr>
              <w:tab/>
            </w:r>
            <w:r>
              <w:rPr>
                <w:noProof/>
                <w:webHidden/>
              </w:rPr>
              <w:fldChar w:fldCharType="begin"/>
            </w:r>
            <w:r>
              <w:rPr>
                <w:noProof/>
                <w:webHidden/>
              </w:rPr>
              <w:instrText xml:space="preserve"> PAGEREF _Toc200700693 \h </w:instrText>
            </w:r>
            <w:r>
              <w:rPr>
                <w:noProof/>
                <w:webHidden/>
              </w:rPr>
            </w:r>
            <w:r>
              <w:rPr>
                <w:noProof/>
                <w:webHidden/>
              </w:rPr>
              <w:fldChar w:fldCharType="separate"/>
            </w:r>
            <w:r>
              <w:rPr>
                <w:noProof/>
                <w:webHidden/>
              </w:rPr>
              <w:t>7</w:t>
            </w:r>
            <w:r>
              <w:rPr>
                <w:noProof/>
                <w:webHidden/>
              </w:rPr>
              <w:fldChar w:fldCharType="end"/>
            </w:r>
          </w:hyperlink>
        </w:p>
        <w:p w14:paraId="6CD25340" w14:textId="6F550C6F"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4" w:history="1">
            <w:r w:rsidRPr="00FA4355">
              <w:rPr>
                <w:rStyle w:val="Hyperlink"/>
                <w:noProof/>
              </w:rPr>
              <w:t>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Realisieren</w:t>
            </w:r>
            <w:r>
              <w:rPr>
                <w:noProof/>
                <w:webHidden/>
              </w:rPr>
              <w:tab/>
            </w:r>
            <w:r>
              <w:rPr>
                <w:noProof/>
                <w:webHidden/>
              </w:rPr>
              <w:fldChar w:fldCharType="begin"/>
            </w:r>
            <w:r>
              <w:rPr>
                <w:noProof/>
                <w:webHidden/>
              </w:rPr>
              <w:instrText xml:space="preserve"> PAGEREF _Toc200700694 \h </w:instrText>
            </w:r>
            <w:r>
              <w:rPr>
                <w:noProof/>
                <w:webHidden/>
              </w:rPr>
            </w:r>
            <w:r>
              <w:rPr>
                <w:noProof/>
                <w:webHidden/>
              </w:rPr>
              <w:fldChar w:fldCharType="separate"/>
            </w:r>
            <w:r>
              <w:rPr>
                <w:noProof/>
                <w:webHidden/>
              </w:rPr>
              <w:t>7</w:t>
            </w:r>
            <w:r>
              <w:rPr>
                <w:noProof/>
                <w:webHidden/>
              </w:rPr>
              <w:fldChar w:fldCharType="end"/>
            </w:r>
          </w:hyperlink>
        </w:p>
        <w:p w14:paraId="5BD0B948" w14:textId="0270D459"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5" w:history="1">
            <w:r w:rsidRPr="00FA4355">
              <w:rPr>
                <w:rStyle w:val="Hyperlink"/>
                <w:noProof/>
              </w:rPr>
              <w:t>4.1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Homepage Gestaltung</w:t>
            </w:r>
            <w:r>
              <w:rPr>
                <w:noProof/>
                <w:webHidden/>
              </w:rPr>
              <w:tab/>
            </w:r>
            <w:r>
              <w:rPr>
                <w:noProof/>
                <w:webHidden/>
              </w:rPr>
              <w:fldChar w:fldCharType="begin"/>
            </w:r>
            <w:r>
              <w:rPr>
                <w:noProof/>
                <w:webHidden/>
              </w:rPr>
              <w:instrText xml:space="preserve"> PAGEREF _Toc200700695 \h </w:instrText>
            </w:r>
            <w:r>
              <w:rPr>
                <w:noProof/>
                <w:webHidden/>
              </w:rPr>
            </w:r>
            <w:r>
              <w:rPr>
                <w:noProof/>
                <w:webHidden/>
              </w:rPr>
              <w:fldChar w:fldCharType="separate"/>
            </w:r>
            <w:r>
              <w:rPr>
                <w:noProof/>
                <w:webHidden/>
              </w:rPr>
              <w:t>7</w:t>
            </w:r>
            <w:r>
              <w:rPr>
                <w:noProof/>
                <w:webHidden/>
              </w:rPr>
              <w:fldChar w:fldCharType="end"/>
            </w:r>
          </w:hyperlink>
        </w:p>
        <w:p w14:paraId="7160E2E2" w14:textId="30F553B3"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6" w:history="1">
            <w:r w:rsidRPr="00FA4355">
              <w:rPr>
                <w:rStyle w:val="Hyperlink"/>
                <w:noProof/>
              </w:rPr>
              <w:t>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Lernjournal</w:t>
            </w:r>
            <w:r>
              <w:rPr>
                <w:noProof/>
                <w:webHidden/>
              </w:rPr>
              <w:tab/>
            </w:r>
            <w:r>
              <w:rPr>
                <w:noProof/>
                <w:webHidden/>
              </w:rPr>
              <w:fldChar w:fldCharType="begin"/>
            </w:r>
            <w:r>
              <w:rPr>
                <w:noProof/>
                <w:webHidden/>
              </w:rPr>
              <w:instrText xml:space="preserve"> PAGEREF _Toc200700696 \h </w:instrText>
            </w:r>
            <w:r>
              <w:rPr>
                <w:noProof/>
                <w:webHidden/>
              </w:rPr>
            </w:r>
            <w:r>
              <w:rPr>
                <w:noProof/>
                <w:webHidden/>
              </w:rPr>
              <w:fldChar w:fldCharType="separate"/>
            </w:r>
            <w:r>
              <w:rPr>
                <w:noProof/>
                <w:webHidden/>
              </w:rPr>
              <w:t>9</w:t>
            </w:r>
            <w:r>
              <w:rPr>
                <w:noProof/>
                <w:webHidden/>
              </w:rPr>
              <w:fldChar w:fldCharType="end"/>
            </w:r>
          </w:hyperlink>
        </w:p>
        <w:p w14:paraId="2CECEF3D" w14:textId="543EE8C6"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7" w:history="1">
            <w:r w:rsidRPr="00FA4355">
              <w:rPr>
                <w:rStyle w:val="Hyperlink"/>
                <w:noProof/>
              </w:rPr>
              <w:t>6</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Eigenständigkeitserklärung</w:t>
            </w:r>
            <w:r>
              <w:rPr>
                <w:noProof/>
                <w:webHidden/>
              </w:rPr>
              <w:tab/>
            </w:r>
            <w:r>
              <w:rPr>
                <w:noProof/>
                <w:webHidden/>
              </w:rPr>
              <w:fldChar w:fldCharType="begin"/>
            </w:r>
            <w:r>
              <w:rPr>
                <w:noProof/>
                <w:webHidden/>
              </w:rPr>
              <w:instrText xml:space="preserve"> PAGEREF _Toc200700697 \h </w:instrText>
            </w:r>
            <w:r>
              <w:rPr>
                <w:noProof/>
                <w:webHidden/>
              </w:rPr>
            </w:r>
            <w:r>
              <w:rPr>
                <w:noProof/>
                <w:webHidden/>
              </w:rPr>
              <w:fldChar w:fldCharType="separate"/>
            </w:r>
            <w:r>
              <w:rPr>
                <w:noProof/>
                <w:webHidden/>
              </w:rPr>
              <w:t>11</w:t>
            </w:r>
            <w:r>
              <w:rPr>
                <w:noProof/>
                <w:webHidden/>
              </w:rPr>
              <w:fldChar w:fldCharType="end"/>
            </w:r>
          </w:hyperlink>
        </w:p>
        <w:p w14:paraId="1D384298" w14:textId="18A2C9CF"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700685"/>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w:t>
      </w:r>
      <w:proofErr w:type="spellStart"/>
      <w:r w:rsidR="00BA6970" w:rsidRPr="0004435B">
        <w:rPr>
          <w:sz w:val="24"/>
          <w:szCs w:val="24"/>
        </w:rPr>
        <w:t>Repositorie</w:t>
      </w:r>
      <w:proofErr w:type="spellEnd"/>
      <w:r w:rsidR="00BA6970" w:rsidRPr="0004435B">
        <w:rPr>
          <w:sz w:val="24"/>
          <w:szCs w:val="24"/>
        </w:rPr>
        <w:t xml:space="preserve"> in </w:t>
      </w:r>
      <w:proofErr w:type="spellStart"/>
      <w:r w:rsidR="00BA6970" w:rsidRPr="0004435B">
        <w:rPr>
          <w:sz w:val="24"/>
          <w:szCs w:val="24"/>
        </w:rPr>
        <w:t>Git</w:t>
      </w:r>
      <w:proofErr w:type="spellEnd"/>
      <w:r w:rsidR="00BA6970" w:rsidRPr="0004435B">
        <w:rPr>
          <w:sz w:val="24"/>
          <w:szCs w:val="24"/>
        </w:rPr>
        <w:t xml:space="preserve">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700686"/>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700687"/>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0E994C27" w:rsidR="00DA3B62" w:rsidRPr="00DA3B62" w:rsidRDefault="00DA3B62" w:rsidP="00DA3B62"/>
    <w:p w14:paraId="7E41AD6E" w14:textId="6561368B" w:rsidR="00DA3B62" w:rsidRDefault="00B616F5" w:rsidP="00DA3B62">
      <w:r>
        <w:rPr>
          <w:noProof/>
        </w:rPr>
        <w:drawing>
          <wp:anchor distT="0" distB="0" distL="114300" distR="114300" simplePos="0" relativeHeight="251675648" behindDoc="0" locked="0" layoutInCell="1" allowOverlap="1" wp14:anchorId="32AC5ADD" wp14:editId="3EDC24E4">
            <wp:simplePos x="0" y="0"/>
            <wp:positionH relativeFrom="margin">
              <wp:posOffset>-86360</wp:posOffset>
            </wp:positionH>
            <wp:positionV relativeFrom="paragraph">
              <wp:posOffset>181541</wp:posOffset>
            </wp:positionV>
            <wp:extent cx="387876" cy="387876"/>
            <wp:effectExtent l="0" t="0" r="0" b="0"/>
            <wp:wrapNone/>
            <wp:docPr id="1043976021"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C869F0" wp14:editId="3C1E518A">
            <wp:simplePos x="0" y="0"/>
            <wp:positionH relativeFrom="margin">
              <wp:posOffset>3994914</wp:posOffset>
            </wp:positionH>
            <wp:positionV relativeFrom="paragraph">
              <wp:posOffset>158313</wp:posOffset>
            </wp:positionV>
            <wp:extent cx="345235" cy="518354"/>
            <wp:effectExtent l="0" t="0" r="0" b="0"/>
            <wp:wrapNone/>
            <wp:docPr id="1942066830"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8F176" w14:textId="693684DA" w:rsidR="00DA3B62" w:rsidRPr="000430C9" w:rsidRDefault="000430C9" w:rsidP="000430C9">
      <w:pPr>
        <w:rPr>
          <w:lang w:val="en-GB"/>
        </w:rPr>
      </w:pPr>
      <w:r w:rsidRPr="00C53659">
        <w:t xml:space="preserve">          </w:t>
      </w:r>
      <w:r w:rsidR="00B616F5">
        <w:t xml:space="preserve"> </w:t>
      </w:r>
      <w:r w:rsidR="00DA3B62" w:rsidRPr="000430C9">
        <w:rPr>
          <w:lang w:val="en-GB"/>
        </w:rPr>
        <w:t>Florians Design</w:t>
      </w:r>
      <w:r w:rsidR="00E3243A">
        <w:rPr>
          <w:lang w:val="en-GB"/>
        </w:rPr>
        <w:t xml:space="preserve"> </w:t>
      </w:r>
      <w:r w:rsidRPr="000430C9">
        <w:rPr>
          <w:lang w:val="en-GB"/>
        </w:rPr>
        <w:t>(</w:t>
      </w:r>
      <w:r w:rsidR="004E1491">
        <w:rPr>
          <w:lang w:val="en-GB"/>
        </w:rPr>
        <w:t xml:space="preserve">mit </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Noels Design</w:t>
      </w:r>
      <w:r w:rsidR="00E3243A">
        <w:rPr>
          <w:lang w:val="en-GB"/>
        </w:rPr>
        <w:t xml:space="preserve"> </w:t>
      </w:r>
      <w:r>
        <w:rPr>
          <w:lang w:val="en-GB"/>
        </w:rPr>
        <w:t>(</w:t>
      </w:r>
      <w:r w:rsidR="004E1491">
        <w:rPr>
          <w:lang w:val="en-GB"/>
        </w:rPr>
        <w:t xml:space="preserve">mit </w:t>
      </w:r>
      <w:r>
        <w:rPr>
          <w:lang w:val="en-GB"/>
        </w:rPr>
        <w:t>https)</w:t>
      </w:r>
    </w:p>
    <w:p w14:paraId="7CF4173C" w14:textId="34726D0D" w:rsidR="00D7276C" w:rsidRPr="000430C9" w:rsidRDefault="00D7276C" w:rsidP="00DA3B62">
      <w:pPr>
        <w:ind w:firstLine="709"/>
        <w:rPr>
          <w:lang w:val="en-GB"/>
        </w:rPr>
      </w:pPr>
    </w:p>
    <w:p w14:paraId="499DF3C8" w14:textId="4021A26E" w:rsidR="000430C9" w:rsidRPr="000646B4" w:rsidRDefault="000430C9" w:rsidP="00C53659">
      <w:pPr>
        <w:pStyle w:val="berschrift2"/>
        <w:rPr>
          <w:color w:val="FF5353"/>
        </w:rPr>
      </w:pPr>
      <w:bookmarkStart w:id="3" w:name="_Toc200700688"/>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 xml:space="preserve">Er sammelte Ideen, welche ein Benutzer von unserer Webseite erwarten würde, und schrieb diese auf </w:t>
      </w:r>
      <w:proofErr w:type="spellStart"/>
      <w:r w:rsidRPr="00F823AD">
        <w:rPr>
          <w:sz w:val="24"/>
          <w:szCs w:val="24"/>
        </w:rPr>
        <w:t>One</w:t>
      </w:r>
      <w:proofErr w:type="spellEnd"/>
      <w:r w:rsidRPr="00F823AD">
        <w:rPr>
          <w:sz w:val="24"/>
          <w:szCs w:val="24"/>
        </w:rPr>
        <w:t xml:space="preserve"> Note auf. Nach dem er 7 Ziele gesammelt hatte, erstellte er auf </w:t>
      </w:r>
      <w:proofErr w:type="spellStart"/>
      <w:r w:rsidRPr="00F823AD">
        <w:rPr>
          <w:sz w:val="24"/>
          <w:szCs w:val="24"/>
        </w:rPr>
        <w:t>Github</w:t>
      </w:r>
      <w:proofErr w:type="spellEnd"/>
      <w:r w:rsidRPr="00F823AD">
        <w:rPr>
          <w:sz w:val="24"/>
          <w:szCs w:val="24"/>
        </w:rPr>
        <w:t xml:space="preserve">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658B43C3">
            <wp:simplePos x="0" y="0"/>
            <wp:positionH relativeFrom="margin">
              <wp:align>left</wp:align>
            </wp:positionH>
            <wp:positionV relativeFrom="paragraph">
              <wp:posOffset>53738</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700689"/>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 xml:space="preserve">Wir gingen auf </w:t>
      </w:r>
      <w:proofErr w:type="spellStart"/>
      <w:r>
        <w:rPr>
          <w:sz w:val="24"/>
          <w:szCs w:val="24"/>
        </w:rPr>
        <w:t>Github</w:t>
      </w:r>
      <w:proofErr w:type="spellEnd"/>
      <w:r>
        <w:rPr>
          <w:sz w:val="24"/>
          <w:szCs w:val="24"/>
        </w:rPr>
        <w:t xml:space="preserve"> und erstellten ein neues Project namens Projektauftrag. Dann klickten wir auf die </w:t>
      </w:r>
      <w:proofErr w:type="spellStart"/>
      <w:r>
        <w:rPr>
          <w:sz w:val="24"/>
          <w:szCs w:val="24"/>
        </w:rPr>
        <w:t>Issues</w:t>
      </w:r>
      <w:proofErr w:type="spellEnd"/>
      <w:r>
        <w:rPr>
          <w:sz w:val="24"/>
          <w:szCs w:val="24"/>
        </w:rPr>
        <w:t xml:space="preserve">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noProof/>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6"/>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700690"/>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6206F898">
            <wp:simplePos x="0" y="0"/>
            <wp:positionH relativeFrom="margin">
              <wp:align>left</wp:align>
            </wp:positionH>
            <wp:positionV relativeFrom="paragraph">
              <wp:posOffset>421130</wp:posOffset>
            </wp:positionV>
            <wp:extent cx="3980024" cy="2806065"/>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024" cy="280606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4D4C6E50" w14:textId="55A74EB2" w:rsidR="00713202" w:rsidRDefault="00713202" w:rsidP="00713202">
      <w:pPr>
        <w:pStyle w:val="berschrift2"/>
        <w:rPr>
          <w:color w:val="FF5353"/>
        </w:rPr>
      </w:pPr>
      <w:bookmarkStart w:id="6" w:name="_Toc200700691"/>
      <w:r>
        <w:rPr>
          <w:color w:val="FF5353"/>
        </w:rPr>
        <w:lastRenderedPageBreak/>
        <w:t>Vor- und</w:t>
      </w:r>
      <w:r w:rsidR="007C4D54">
        <w:rPr>
          <w:color w:val="FF5353"/>
        </w:rPr>
        <w:t xml:space="preserve"> Nachteile</w:t>
      </w:r>
      <w:del w:id="7" w:author="Emele Noel Andreas BZRA IMST24a" w:date="2025-06-13T10:12:00Z" w16du:dateUtc="2025-06-13T08:12:00Z">
        <w:r w:rsidDel="007C4D54">
          <w:rPr>
            <w:color w:val="FF5353"/>
          </w:rPr>
          <w:delText xml:space="preserve"> Nachteile</w:delText>
        </w:r>
      </w:del>
      <w:bookmarkEnd w:id="6"/>
    </w:p>
    <w:p w14:paraId="63DE9994" w14:textId="538B9256" w:rsidR="005E7A3F" w:rsidRPr="005E7A3F" w:rsidRDefault="005E7A3F" w:rsidP="005E7A3F"/>
    <w:p w14:paraId="56A04B58" w14:textId="5C77DD22" w:rsidR="004E1491" w:rsidRDefault="00167DB1" w:rsidP="004E1491">
      <w:r>
        <w:rPr>
          <w:noProof/>
        </w:rPr>
        <w:drawing>
          <wp:anchor distT="0" distB="0" distL="114300" distR="114300" simplePos="0" relativeHeight="251671552" behindDoc="0" locked="0" layoutInCell="1" allowOverlap="1" wp14:anchorId="6AF6DC4D" wp14:editId="489433D6">
            <wp:simplePos x="0" y="0"/>
            <wp:positionH relativeFrom="margin">
              <wp:posOffset>1275784</wp:posOffset>
            </wp:positionH>
            <wp:positionV relativeFrom="paragraph">
              <wp:posOffset>113863</wp:posOffset>
            </wp:positionV>
            <wp:extent cx="387876" cy="387876"/>
            <wp:effectExtent l="0" t="0" r="0" b="0"/>
            <wp:wrapNone/>
            <wp:docPr id="1326732145"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4E80E" w14:textId="3A3CEE2E" w:rsidR="004E1491" w:rsidRPr="005E7A3F" w:rsidRDefault="004E1491" w:rsidP="007C4D54">
      <w:pPr>
        <w:spacing w:before="0"/>
        <w:jc w:val="both"/>
        <w:rPr>
          <w:b/>
          <w:bCs/>
          <w:sz w:val="24"/>
          <w:szCs w:val="24"/>
        </w:rPr>
        <w:pPrChange w:id="8" w:author="Emele Noel Andreas BZRA IMST24a" w:date="2025-06-13T10:12:00Z" w16du:dateUtc="2025-06-13T08:12:00Z">
          <w:pPr>
            <w:spacing w:before="0"/>
          </w:pPr>
        </w:pPrChange>
      </w:pPr>
      <w:r w:rsidRPr="005E7A3F">
        <w:rPr>
          <w:b/>
          <w:bCs/>
          <w:sz w:val="24"/>
          <w:szCs w:val="24"/>
        </w:rPr>
        <w:t>Florians Beispiel:</w:t>
      </w:r>
      <w:ins w:id="9" w:author="Emele Noel Andreas BZRA IMST24a" w:date="2025-06-13T10:12:00Z" w16du:dateUtc="2025-06-13T08:12:00Z">
        <w:r w:rsidR="007C4D54">
          <w:rPr>
            <w:b/>
            <w:bCs/>
            <w:sz w:val="24"/>
            <w:szCs w:val="24"/>
          </w:rPr>
          <w:t xml:space="preserve"> </w:t>
        </w:r>
      </w:ins>
    </w:p>
    <w:p w14:paraId="2CD12E41" w14:textId="77777777" w:rsidR="005B7140" w:rsidRPr="005E7A3F" w:rsidRDefault="005B7140" w:rsidP="00892CD5">
      <w:pPr>
        <w:spacing w:before="0"/>
        <w:rPr>
          <w:sz w:val="24"/>
          <w:szCs w:val="24"/>
        </w:rPr>
      </w:pPr>
    </w:p>
    <w:p w14:paraId="3DA6468D" w14:textId="2626A374" w:rsidR="00892CD5"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4E022BED" w14:textId="77777777" w:rsidR="005B7140" w:rsidRPr="005E7A3F" w:rsidRDefault="005B7140" w:rsidP="00892CD5">
      <w:pPr>
        <w:spacing w:before="0"/>
        <w:rPr>
          <w:rFonts w:ascii="Segoe UI Emoji" w:hAnsi="Segoe UI Emoji" w:cs="Segoe UI Emoji"/>
          <w:sz w:val="24"/>
          <w:szCs w:val="24"/>
        </w:rPr>
      </w:pPr>
    </w:p>
    <w:p w14:paraId="185F50B9" w14:textId="6C290FE0" w:rsidR="005B7140" w:rsidRPr="005E7A3F" w:rsidRDefault="005B7140" w:rsidP="00892CD5">
      <w:pPr>
        <w:spacing w:before="0"/>
        <w:rPr>
          <w:sz w:val="24"/>
          <w:szCs w:val="24"/>
        </w:rPr>
      </w:pPr>
      <w:r w:rsidRPr="005E7A3F">
        <w:rPr>
          <w:rFonts w:ascii="Segoe UI Emoji" w:hAnsi="Segoe UI Emoji" w:cs="Segoe UI Emoji"/>
          <w:sz w:val="24"/>
          <w:szCs w:val="24"/>
        </w:rPr>
        <w:t>✅ Gute Performance (Da wenig grosse Bilder)</w:t>
      </w:r>
      <w:r w:rsidR="00167DB1" w:rsidRPr="00167DB1">
        <w:t xml:space="preserve"> </w:t>
      </w:r>
    </w:p>
    <w:p w14:paraId="4D377CB8" w14:textId="74802CC6" w:rsidR="004E1491" w:rsidRPr="005E7A3F" w:rsidRDefault="004E1491" w:rsidP="00892CD5">
      <w:pPr>
        <w:spacing w:before="0"/>
        <w:rPr>
          <w:sz w:val="24"/>
          <w:szCs w:val="24"/>
        </w:rPr>
      </w:pPr>
    </w:p>
    <w:p w14:paraId="1237578E" w14:textId="53D5E122" w:rsidR="004E1491"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w:t>
      </w:r>
      <w:proofErr w:type="gramStart"/>
      <w:r w:rsidRPr="005E7A3F">
        <w:rPr>
          <w:rFonts w:ascii="Segoe UI Emoji" w:hAnsi="Segoe UI Emoji" w:cs="Segoe UI Emoji"/>
          <w:sz w:val="24"/>
          <w:szCs w:val="24"/>
        </w:rPr>
        <w:t>Gut</w:t>
      </w:r>
      <w:proofErr w:type="gramEnd"/>
      <w:r w:rsidRPr="005E7A3F">
        <w:rPr>
          <w:rFonts w:ascii="Segoe UI Emoji" w:hAnsi="Segoe UI Emoji" w:cs="Segoe UI Emoji"/>
          <w:sz w:val="24"/>
          <w:szCs w:val="24"/>
        </w:rPr>
        <w:t xml:space="preserve"> machbar und umsetzbar</w:t>
      </w:r>
    </w:p>
    <w:p w14:paraId="74B53662" w14:textId="1DEBF61E" w:rsidR="00892CD5" w:rsidRPr="005E7A3F" w:rsidRDefault="00892CD5" w:rsidP="00892CD5">
      <w:pPr>
        <w:spacing w:before="0"/>
        <w:rPr>
          <w:rFonts w:ascii="Segoe UI Emoji" w:hAnsi="Segoe UI Emoji" w:cs="Segoe UI Emoji"/>
          <w:sz w:val="24"/>
          <w:szCs w:val="24"/>
        </w:rPr>
      </w:pPr>
    </w:p>
    <w:p w14:paraId="4E392523" w14:textId="74991EE0" w:rsidR="00F518EA" w:rsidRPr="005E7A3F" w:rsidRDefault="00F518EA" w:rsidP="00892CD5">
      <w:pPr>
        <w:spacing w:before="0"/>
        <w:rPr>
          <w:rFonts w:ascii="Segoe UI Emoji" w:hAnsi="Segoe UI Emoji" w:cs="Segoe UI Emoji"/>
          <w:sz w:val="24"/>
          <w:szCs w:val="24"/>
        </w:rPr>
      </w:pPr>
    </w:p>
    <w:p w14:paraId="57D84E38" w14:textId="1020A5BE" w:rsidR="00F518EA" w:rsidRPr="005E7A3F" w:rsidRDefault="00F518EA"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Acess</w:t>
      </w:r>
      <w:r w:rsidR="00B44EC8" w:rsidRPr="005E7A3F">
        <w:rPr>
          <w:rFonts w:ascii="Segoe UI Emoji" w:hAnsi="Segoe UI Emoji" w:cs="Segoe UI Emoji"/>
          <w:sz w:val="24"/>
          <w:szCs w:val="24"/>
        </w:rPr>
        <w:t>i</w:t>
      </w:r>
      <w:r w:rsidRPr="005E7A3F">
        <w:rPr>
          <w:rFonts w:ascii="Segoe UI Emoji" w:hAnsi="Segoe UI Emoji" w:cs="Segoe UI Emoji"/>
          <w:sz w:val="24"/>
          <w:szCs w:val="24"/>
        </w:rPr>
        <w:t>bility</w:t>
      </w:r>
      <w:proofErr w:type="spellEnd"/>
      <w:r w:rsidRPr="005E7A3F">
        <w:rPr>
          <w:rFonts w:ascii="Segoe UI Emoji" w:hAnsi="Segoe UI Emoji" w:cs="Segoe UI Emoji"/>
          <w:sz w:val="24"/>
          <w:szCs w:val="24"/>
        </w:rPr>
        <w:t xml:space="preserve"> (Zu </w:t>
      </w:r>
      <w:r w:rsidR="00892CD5" w:rsidRPr="005E7A3F">
        <w:rPr>
          <w:rFonts w:ascii="Segoe UI Emoji" w:hAnsi="Segoe UI Emoji" w:cs="Segoe UI Emoji"/>
          <w:sz w:val="24"/>
          <w:szCs w:val="24"/>
        </w:rPr>
        <w:t>wenig Kontraste)</w:t>
      </w:r>
    </w:p>
    <w:p w14:paraId="79CFB276" w14:textId="41B875FC" w:rsidR="00892CD5" w:rsidRPr="005E7A3F" w:rsidRDefault="00892CD5" w:rsidP="00892CD5">
      <w:pPr>
        <w:spacing w:before="0"/>
        <w:rPr>
          <w:rFonts w:ascii="Segoe UI Emoji" w:hAnsi="Segoe UI Emoji" w:cs="Segoe UI Emoji"/>
          <w:sz w:val="24"/>
          <w:szCs w:val="24"/>
        </w:rPr>
      </w:pPr>
    </w:p>
    <w:p w14:paraId="271AD025" w14:textId="6019E520" w:rsidR="00892CD5" w:rsidRPr="005E7A3F"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Security (da es einen http verwendet)</w:t>
      </w:r>
    </w:p>
    <w:p w14:paraId="7E01CEE1" w14:textId="57CBC9D8" w:rsidR="00892CD5" w:rsidRPr="005E7A3F" w:rsidRDefault="00892CD5" w:rsidP="00892CD5">
      <w:pPr>
        <w:spacing w:before="0"/>
        <w:rPr>
          <w:rFonts w:ascii="Segoe UI Emoji" w:hAnsi="Segoe UI Emoji" w:cs="Segoe UI Emoji"/>
          <w:sz w:val="24"/>
          <w:szCs w:val="24"/>
        </w:rPr>
      </w:pPr>
    </w:p>
    <w:p w14:paraId="61E81BE1" w14:textId="2BA32760" w:rsidR="00892CD5"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Useability</w:t>
      </w:r>
      <w:proofErr w:type="spellEnd"/>
      <w:r w:rsidRPr="005E7A3F">
        <w:rPr>
          <w:rFonts w:ascii="Segoe UI Emoji" w:hAnsi="Segoe UI Emoji" w:cs="Segoe UI Emoji"/>
          <w:sz w:val="24"/>
          <w:szCs w:val="24"/>
        </w:rPr>
        <w:t xml:space="preserve"> (Buttons nicht wie üblich platziert </w:t>
      </w:r>
      <w:proofErr w:type="spellStart"/>
      <w:r w:rsidRPr="005E7A3F">
        <w:rPr>
          <w:rFonts w:ascii="Segoe UI Emoji" w:hAnsi="Segoe UI Emoji" w:cs="Segoe UI Emoji"/>
          <w:sz w:val="24"/>
          <w:szCs w:val="24"/>
        </w:rPr>
        <w:t>bezg</w:t>
      </w:r>
      <w:proofErr w:type="spellEnd"/>
      <w:r w:rsidRPr="005E7A3F">
        <w:rPr>
          <w:rFonts w:ascii="Segoe UI Emoji" w:hAnsi="Segoe UI Emoji" w:cs="Segoe UI Emoji"/>
          <w:sz w:val="24"/>
          <w:szCs w:val="24"/>
        </w:rPr>
        <w:t>. Random)</w:t>
      </w:r>
    </w:p>
    <w:p w14:paraId="6AF60893" w14:textId="336884EC" w:rsidR="00167DB1" w:rsidRPr="005E7A3F" w:rsidRDefault="00167DB1" w:rsidP="00892CD5">
      <w:pPr>
        <w:spacing w:before="0"/>
        <w:rPr>
          <w:rFonts w:ascii="Segoe UI Emoji" w:hAnsi="Segoe UI Emoji" w:cs="Segoe UI Emoji"/>
          <w:sz w:val="24"/>
          <w:szCs w:val="24"/>
        </w:rPr>
      </w:pPr>
    </w:p>
    <w:p w14:paraId="151FC893" w14:textId="62A13354" w:rsidR="005E7A3F" w:rsidRPr="005E7A3F" w:rsidRDefault="005E7A3F" w:rsidP="00892CD5">
      <w:pPr>
        <w:spacing w:before="0"/>
        <w:rPr>
          <w:rFonts w:ascii="Segoe UI Emoji" w:hAnsi="Segoe UI Emoji" w:cs="Segoe UI Emoji"/>
          <w:sz w:val="24"/>
          <w:szCs w:val="24"/>
        </w:rPr>
      </w:pPr>
    </w:p>
    <w:p w14:paraId="3F1F9A0A" w14:textId="034AB495" w:rsidR="00B44EC8" w:rsidRPr="005E7A3F" w:rsidRDefault="00676403">
      <w:pPr>
        <w:spacing w:before="0"/>
        <w:rPr>
          <w:color w:val="E97132" w:themeColor="accent2"/>
          <w:sz w:val="24"/>
          <w:szCs w:val="24"/>
        </w:rPr>
      </w:pPr>
      <w:r>
        <w:rPr>
          <w:noProof/>
        </w:rPr>
        <w:drawing>
          <wp:anchor distT="0" distB="0" distL="114300" distR="114300" simplePos="0" relativeHeight="251668480" behindDoc="0" locked="0" layoutInCell="1" allowOverlap="1" wp14:anchorId="6DE8ACCE" wp14:editId="6D80F938">
            <wp:simplePos x="0" y="0"/>
            <wp:positionH relativeFrom="margin">
              <wp:posOffset>1072276</wp:posOffset>
            </wp:positionH>
            <wp:positionV relativeFrom="paragraph">
              <wp:posOffset>21242</wp:posOffset>
            </wp:positionV>
            <wp:extent cx="345235" cy="518354"/>
            <wp:effectExtent l="0" t="0" r="0" b="0"/>
            <wp:wrapNone/>
            <wp:docPr id="1172880201"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53631" w14:textId="790D6C72" w:rsidR="00B44EC8" w:rsidRPr="005E7A3F" w:rsidRDefault="00B44EC8" w:rsidP="00B44EC8">
      <w:pPr>
        <w:spacing w:before="0"/>
        <w:rPr>
          <w:b/>
          <w:bCs/>
          <w:sz w:val="24"/>
          <w:szCs w:val="24"/>
        </w:rPr>
      </w:pPr>
      <w:r w:rsidRPr="005E7A3F">
        <w:rPr>
          <w:b/>
          <w:bCs/>
          <w:sz w:val="24"/>
          <w:szCs w:val="24"/>
        </w:rPr>
        <w:t>Noel Beispiel:</w:t>
      </w:r>
    </w:p>
    <w:p w14:paraId="57DCD75B" w14:textId="35731285" w:rsidR="00B44EC8" w:rsidRPr="005E7A3F" w:rsidRDefault="00B44EC8" w:rsidP="00B44EC8">
      <w:pPr>
        <w:spacing w:before="0"/>
        <w:rPr>
          <w:sz w:val="24"/>
          <w:szCs w:val="24"/>
        </w:rPr>
      </w:pPr>
    </w:p>
    <w:p w14:paraId="4E3EAAEE" w14:textId="222DBE3E"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55304360" w14:textId="1C8D7E7E" w:rsidR="00B44EC8" w:rsidRPr="005E7A3F" w:rsidRDefault="00B44EC8" w:rsidP="00B44EC8">
      <w:pPr>
        <w:spacing w:before="0"/>
        <w:rPr>
          <w:rFonts w:ascii="Segoe UI Emoji" w:hAnsi="Segoe UI Emoji" w:cs="Segoe UI Emoji"/>
          <w:sz w:val="24"/>
          <w:szCs w:val="24"/>
        </w:rPr>
      </w:pPr>
    </w:p>
    <w:p w14:paraId="3795AEB0" w14:textId="6C75B8E5" w:rsidR="00B44EC8" w:rsidRPr="005E7A3F" w:rsidRDefault="00B44EC8" w:rsidP="00B44EC8">
      <w:pPr>
        <w:spacing w:before="0"/>
        <w:rPr>
          <w:sz w:val="24"/>
          <w:szCs w:val="24"/>
        </w:rPr>
      </w:pPr>
      <w:r w:rsidRPr="005E7A3F">
        <w:rPr>
          <w:rFonts w:ascii="Segoe UI Emoji" w:hAnsi="Segoe UI Emoji" w:cs="Segoe UI Emoji"/>
          <w:sz w:val="24"/>
          <w:szCs w:val="24"/>
        </w:rPr>
        <w:t>✅ Gute Performance (Da wenig grosse Bilder)</w:t>
      </w:r>
    </w:p>
    <w:p w14:paraId="045B7699" w14:textId="6C969A97" w:rsidR="00B44EC8" w:rsidRPr="005E7A3F" w:rsidRDefault="00B44EC8" w:rsidP="00B44EC8">
      <w:pPr>
        <w:spacing w:before="0"/>
        <w:rPr>
          <w:sz w:val="24"/>
          <w:szCs w:val="24"/>
        </w:rPr>
      </w:pPr>
    </w:p>
    <w:p w14:paraId="43E18B32" w14:textId="5581A2E2"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xml:space="preserve">✅ </w:t>
      </w:r>
      <w:proofErr w:type="gramStart"/>
      <w:r w:rsidRPr="005E7A3F">
        <w:rPr>
          <w:rFonts w:ascii="Segoe UI Emoji" w:hAnsi="Segoe UI Emoji" w:cs="Segoe UI Emoji"/>
          <w:sz w:val="24"/>
          <w:szCs w:val="24"/>
        </w:rPr>
        <w:t>Gut</w:t>
      </w:r>
      <w:proofErr w:type="gramEnd"/>
      <w:r w:rsidRPr="005E7A3F">
        <w:rPr>
          <w:rFonts w:ascii="Segoe UI Emoji" w:hAnsi="Segoe UI Emoji" w:cs="Segoe UI Emoji"/>
          <w:sz w:val="24"/>
          <w:szCs w:val="24"/>
        </w:rPr>
        <w:t xml:space="preserve"> machbar und umsetzbar</w:t>
      </w:r>
    </w:p>
    <w:p w14:paraId="3D5B6F47" w14:textId="3C683C30" w:rsidR="00B44EC8" w:rsidRPr="005E7A3F" w:rsidRDefault="00B44EC8" w:rsidP="00B44EC8">
      <w:pPr>
        <w:spacing w:before="0"/>
        <w:rPr>
          <w:rFonts w:ascii="Segoe UI Emoji" w:hAnsi="Segoe UI Emoji" w:cs="Segoe UI Emoji"/>
          <w:sz w:val="24"/>
          <w:szCs w:val="24"/>
        </w:rPr>
      </w:pPr>
    </w:p>
    <w:p w14:paraId="6FAAB4FE" w14:textId="081D6D34" w:rsidR="00B44EC8" w:rsidRPr="005E7A3F" w:rsidRDefault="00B44EC8" w:rsidP="00676403">
      <w:pPr>
        <w:tabs>
          <w:tab w:val="right" w:pos="9747"/>
        </w:tabs>
        <w:spacing w:before="0"/>
        <w:rPr>
          <w:rFonts w:ascii="Segoe UI Emoji" w:hAnsi="Segoe UI Emoji" w:cs="Segoe UI Emoji"/>
          <w:sz w:val="24"/>
          <w:szCs w:val="24"/>
        </w:rPr>
      </w:pPr>
      <w:r w:rsidRPr="005E7A3F">
        <w:rPr>
          <w:rFonts w:ascii="Segoe UI Emoji" w:hAnsi="Segoe UI Emoji" w:cs="Segoe UI Emoji"/>
          <w:sz w:val="24"/>
          <w:szCs w:val="24"/>
        </w:rPr>
        <w:t xml:space="preserve">✅Gute </w:t>
      </w:r>
      <w:proofErr w:type="spellStart"/>
      <w:r w:rsidRPr="005E7A3F">
        <w:rPr>
          <w:rFonts w:ascii="Segoe UI Emoji" w:hAnsi="Segoe UI Emoji" w:cs="Segoe UI Emoji"/>
          <w:sz w:val="24"/>
          <w:szCs w:val="24"/>
        </w:rPr>
        <w:t>Accessibility</w:t>
      </w:r>
      <w:proofErr w:type="spellEnd"/>
      <w:r w:rsidRPr="005E7A3F">
        <w:rPr>
          <w:rFonts w:ascii="Segoe UI Emoji" w:hAnsi="Segoe UI Emoji" w:cs="Segoe UI Emoji"/>
          <w:sz w:val="24"/>
          <w:szCs w:val="24"/>
        </w:rPr>
        <w:t xml:space="preserve"> (Knalliges Grün auf schwarz)</w:t>
      </w:r>
      <w:r w:rsidR="00676403">
        <w:rPr>
          <w:rFonts w:ascii="Segoe UI Emoji" w:hAnsi="Segoe UI Emoji" w:cs="Segoe UI Emoji"/>
          <w:sz w:val="24"/>
          <w:szCs w:val="24"/>
        </w:rPr>
        <w:tab/>
      </w:r>
      <w:r w:rsidR="00676403" w:rsidRPr="00676403">
        <w:rPr>
          <w:noProof/>
        </w:rPr>
        <w:t xml:space="preserve"> </w:t>
      </w:r>
    </w:p>
    <w:p w14:paraId="3EA5DF2C" w14:textId="00C41FB8" w:rsidR="00B44EC8" w:rsidRPr="005E7A3F" w:rsidRDefault="00B44EC8" w:rsidP="00B44EC8">
      <w:pPr>
        <w:spacing w:before="0"/>
        <w:rPr>
          <w:rFonts w:ascii="Segoe UI Emoji" w:hAnsi="Segoe UI Emoji" w:cs="Segoe UI Emoji"/>
          <w:sz w:val="24"/>
          <w:szCs w:val="24"/>
        </w:rPr>
      </w:pPr>
    </w:p>
    <w:p w14:paraId="7C6F64EF" w14:textId="1CC3EF56" w:rsidR="00B44EC8"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Verschlüsselte Seite (https)</w:t>
      </w:r>
    </w:p>
    <w:p w14:paraId="0FB5B277" w14:textId="77777777" w:rsidR="00F104AE" w:rsidRDefault="00F104AE" w:rsidP="00B44EC8">
      <w:pPr>
        <w:spacing w:before="0"/>
        <w:rPr>
          <w:rFonts w:ascii="Segoe UI Emoji" w:hAnsi="Segoe UI Emoji" w:cs="Segoe UI Emoji"/>
          <w:sz w:val="24"/>
          <w:szCs w:val="24"/>
        </w:rPr>
      </w:pPr>
    </w:p>
    <w:p w14:paraId="56AEA474" w14:textId="77777777" w:rsidR="00F104AE" w:rsidRPr="005E7A3F" w:rsidRDefault="00F104AE" w:rsidP="00B44EC8">
      <w:pPr>
        <w:spacing w:before="0"/>
        <w:rPr>
          <w:rFonts w:ascii="Segoe UI Emoji" w:hAnsi="Segoe UI Emoji" w:cs="Segoe UI Emoji"/>
          <w:sz w:val="24"/>
          <w:szCs w:val="24"/>
        </w:rPr>
      </w:pPr>
    </w:p>
    <w:p w14:paraId="58802FBD" w14:textId="3324E645" w:rsidR="00B44EC8" w:rsidRDefault="00B44EC8" w:rsidP="00B44EC8">
      <w:pPr>
        <w:spacing w:before="0"/>
        <w:rPr>
          <w:rFonts w:ascii="Segoe UI Emoji" w:hAnsi="Segoe UI Emoji" w:cs="Segoe UI Emoji"/>
        </w:rPr>
      </w:pPr>
    </w:p>
    <w:p w14:paraId="48B45CDF" w14:textId="4C9F9F4E" w:rsidR="00B44EC8" w:rsidRDefault="00F104AE" w:rsidP="00B44EC8">
      <w:pPr>
        <w:spacing w:before="0"/>
        <w:rPr>
          <w:rFonts w:ascii="Segoe UI Emoji" w:hAnsi="Segoe UI Emoji" w:cs="Segoe UI Emoji"/>
        </w:rPr>
      </w:pPr>
      <w:r w:rsidRPr="005E7A3F">
        <w:rPr>
          <w:rFonts w:ascii="Segoe UI Emoji" w:hAnsi="Segoe UI Emoji" w:cs="Segoe UI Emoji"/>
          <w:sz w:val="24"/>
          <w:szCs w:val="24"/>
        </w:rPr>
        <w:t>❌</w:t>
      </w:r>
      <w:r>
        <w:rPr>
          <w:rFonts w:ascii="Segoe UI Emoji" w:hAnsi="Segoe UI Emoji" w:cs="Segoe UI Emoji"/>
          <w:sz w:val="24"/>
          <w:szCs w:val="24"/>
        </w:rPr>
        <w:t xml:space="preserve"> schlechte </w:t>
      </w:r>
      <w:proofErr w:type="spellStart"/>
      <w:r>
        <w:rPr>
          <w:rFonts w:ascii="Segoe UI Emoji" w:hAnsi="Segoe UI Emoji" w:cs="Segoe UI Emoji"/>
          <w:sz w:val="24"/>
          <w:szCs w:val="24"/>
        </w:rPr>
        <w:t>Accesability</w:t>
      </w:r>
      <w:proofErr w:type="spellEnd"/>
      <w:r>
        <w:rPr>
          <w:rFonts w:ascii="Segoe UI Emoji" w:hAnsi="Segoe UI Emoji" w:cs="Segoe UI Emoji"/>
          <w:sz w:val="24"/>
          <w:szCs w:val="24"/>
        </w:rPr>
        <w:t xml:space="preserve"> (Text weiss auf </w:t>
      </w:r>
      <w:proofErr w:type="gramStart"/>
      <w:r>
        <w:rPr>
          <w:rFonts w:ascii="Segoe UI Emoji" w:hAnsi="Segoe UI Emoji" w:cs="Segoe UI Emoji"/>
          <w:sz w:val="24"/>
          <w:szCs w:val="24"/>
        </w:rPr>
        <w:t>hell grün</w:t>
      </w:r>
      <w:proofErr w:type="gramEnd"/>
      <w:r>
        <w:rPr>
          <w:rFonts w:ascii="Segoe UI Emoji" w:hAnsi="Segoe UI Emoji" w:cs="Segoe UI Emoji"/>
          <w:sz w:val="24"/>
          <w:szCs w:val="24"/>
        </w:rPr>
        <w:t>)</w:t>
      </w:r>
    </w:p>
    <w:p w14:paraId="3A8E0D84" w14:textId="5F22B2D1" w:rsidR="00B44EC8" w:rsidRDefault="00B44EC8" w:rsidP="00B44EC8">
      <w:pPr>
        <w:spacing w:before="0"/>
        <w:rPr>
          <w:rFonts w:ascii="Segoe UI Emoji" w:hAnsi="Segoe UI Emoji" w:cs="Segoe UI Emoji"/>
        </w:rPr>
      </w:pPr>
    </w:p>
    <w:p w14:paraId="76A94895" w14:textId="2ED17A39" w:rsidR="00B44EC8" w:rsidRDefault="00B44EC8" w:rsidP="00B44EC8">
      <w:pPr>
        <w:spacing w:before="0"/>
        <w:rPr>
          <w:rFonts w:ascii="Segoe UI Emoji" w:hAnsi="Segoe UI Emoji" w:cs="Segoe UI Emoji"/>
        </w:rPr>
      </w:pPr>
    </w:p>
    <w:p w14:paraId="6777037A" w14:textId="592F1F01" w:rsidR="00713202" w:rsidRDefault="00676403">
      <w:pPr>
        <w:spacing w:before="0"/>
        <w:rPr>
          <w:color w:val="E97132" w:themeColor="accent2"/>
        </w:rPr>
      </w:pPr>
      <w:del w:id="10" w:author="Emele Noel Andreas BZRA IMST24a" w:date="2025-06-13T10:12:00Z" w16du:dateUtc="2025-06-13T08:12:00Z">
        <w:r w:rsidRPr="00676403" w:rsidDel="007C4D54">
          <w:rPr>
            <w:noProof/>
            <w:color w:val="E97132" w:themeColor="accent2"/>
          </w:rPr>
          <w:drawing>
            <wp:anchor distT="0" distB="0" distL="114300" distR="114300" simplePos="0" relativeHeight="251669504" behindDoc="0" locked="0" layoutInCell="1" allowOverlap="1" wp14:anchorId="1BD584B2" wp14:editId="7FC54FB6">
              <wp:simplePos x="0" y="0"/>
              <wp:positionH relativeFrom="column">
                <wp:posOffset>1456</wp:posOffset>
              </wp:positionH>
              <wp:positionV relativeFrom="paragraph">
                <wp:posOffset>-6605270</wp:posOffset>
              </wp:positionV>
              <wp:extent cx="1600200" cy="361950"/>
              <wp:effectExtent l="0" t="0" r="0" b="0"/>
              <wp:wrapNone/>
              <wp:docPr id="132319989" name="Grafik 1" descr="Ein Bild, das Schrift, weiß, Tex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989" name="Grafik 1" descr="Ein Bild, das Schrift, weiß, Text, Grafiken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1600200" cy="361950"/>
                      </a:xfrm>
                      <a:prstGeom prst="rect">
                        <a:avLst/>
                      </a:prstGeom>
                    </pic:spPr>
                  </pic:pic>
                </a:graphicData>
              </a:graphic>
            </wp:anchor>
          </w:drawing>
        </w:r>
      </w:del>
      <w:r w:rsidR="00713202">
        <w:rPr>
          <w:color w:val="E97132" w:themeColor="accent2"/>
        </w:rPr>
        <w:br w:type="page"/>
      </w:r>
    </w:p>
    <w:p w14:paraId="54BE1183" w14:textId="77777777" w:rsidR="004E1491" w:rsidRDefault="004E1491">
      <w:pPr>
        <w:spacing w:before="0"/>
        <w:rPr>
          <w:b/>
          <w:color w:val="E97132" w:themeColor="accent2"/>
          <w:kern w:val="3"/>
          <w:sz w:val="32"/>
        </w:rPr>
      </w:pPr>
    </w:p>
    <w:p w14:paraId="220B5199" w14:textId="7DD6BF26" w:rsidR="00C53659" w:rsidRPr="00167DB1" w:rsidRDefault="00C53659" w:rsidP="00C53659">
      <w:pPr>
        <w:pStyle w:val="berschrift1"/>
        <w:rPr>
          <w:color w:val="E97132" w:themeColor="accent2"/>
        </w:rPr>
      </w:pPr>
      <w:bookmarkStart w:id="11" w:name="_Toc200700692"/>
      <w:r w:rsidRPr="00167DB1">
        <w:rPr>
          <w:color w:val="E97132" w:themeColor="accent2"/>
        </w:rPr>
        <w:t>Entscheiden</w:t>
      </w:r>
      <w:bookmarkEnd w:id="11"/>
    </w:p>
    <w:p w14:paraId="5B9D2795" w14:textId="77777777" w:rsidR="00C53659" w:rsidRPr="00167DB1" w:rsidRDefault="00C53659" w:rsidP="00C53659">
      <w:pPr>
        <w:pStyle w:val="berschrift2"/>
        <w:rPr>
          <w:color w:val="E97132" w:themeColor="accent2"/>
        </w:rPr>
      </w:pPr>
      <w:bookmarkStart w:id="12" w:name="_Toc200700693"/>
      <w:r w:rsidRPr="00167DB1">
        <w:rPr>
          <w:color w:val="E97132" w:themeColor="accent2"/>
        </w:rPr>
        <w:t>Entscheidungstabelle</w:t>
      </w:r>
      <w:bookmarkEnd w:id="12"/>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9"/>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501BB043" w:rsidR="00C53659" w:rsidRDefault="00C53659" w:rsidP="00C53659">
      <w:pPr>
        <w:rPr>
          <w:sz w:val="24"/>
          <w:szCs w:val="24"/>
        </w:rPr>
      </w:pPr>
      <w:r w:rsidRPr="0098793A">
        <w:rPr>
          <w:sz w:val="24"/>
          <w:szCs w:val="24"/>
        </w:rPr>
        <w:t xml:space="preserve">Die Security von Florians Wireframe ist so </w:t>
      </w:r>
      <w:r w:rsidR="00F104AE">
        <w:rPr>
          <w:sz w:val="24"/>
          <w:szCs w:val="24"/>
        </w:rPr>
        <w:t>niedrig</w:t>
      </w:r>
      <w:r w:rsidRPr="0098793A">
        <w:rPr>
          <w:sz w:val="24"/>
          <w:szCs w:val="24"/>
        </w:rPr>
        <w:t>, weil er die Webseite mit http machte und Noel mit https. Jedoch ist die Security im Allgemeinen nicht so hoch, da auf unserer Webseite keine Privaten Informationen gespeichert werden</w:t>
      </w:r>
      <w:r w:rsidR="00F104AE">
        <w:rPr>
          <w:sz w:val="24"/>
          <w:szCs w:val="24"/>
        </w:rPr>
        <w:t xml:space="preserve"> (z.B. Kreditkarten Infos)</w:t>
      </w:r>
      <w:r w:rsidRPr="0098793A">
        <w:rPr>
          <w:sz w:val="24"/>
          <w:szCs w:val="24"/>
        </w:rPr>
        <w:t>.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r w:rsidR="00B616F5">
        <w:rPr>
          <w:sz w:val="24"/>
          <w:szCs w:val="24"/>
        </w:rPr>
        <w:t>.</w:t>
      </w:r>
      <w:r w:rsidR="00F104AE">
        <w:rPr>
          <w:sz w:val="24"/>
          <w:szCs w:val="24"/>
        </w:rPr>
        <w:t xml:space="preserve"> Team Green setzte sich im Vergleich mit einer Differenz von 0.5 gegen Team </w:t>
      </w:r>
      <w:proofErr w:type="spellStart"/>
      <w:r w:rsidR="00F104AE">
        <w:rPr>
          <w:sz w:val="24"/>
          <w:szCs w:val="24"/>
        </w:rPr>
        <w:t>red</w:t>
      </w:r>
      <w:proofErr w:type="spellEnd"/>
      <w:r w:rsidR="00F104AE">
        <w:rPr>
          <w:sz w:val="24"/>
          <w:szCs w:val="24"/>
        </w:rPr>
        <w:t xml:space="preserve"> von Florian durch.</w:t>
      </w:r>
    </w:p>
    <w:p w14:paraId="615218A4" w14:textId="5636B0AF" w:rsidR="00B616F5" w:rsidRDefault="00F104AE" w:rsidP="00C53659">
      <w:pPr>
        <w:rPr>
          <w:sz w:val="24"/>
          <w:szCs w:val="24"/>
        </w:rPr>
      </w:pPr>
      <w:r w:rsidRPr="00F104AE">
        <w:rPr>
          <w:sz w:val="24"/>
          <w:szCs w:val="24"/>
        </w:rPr>
        <w:drawing>
          <wp:anchor distT="0" distB="0" distL="114300" distR="114300" simplePos="0" relativeHeight="251677696" behindDoc="0" locked="0" layoutInCell="1" allowOverlap="1" wp14:anchorId="070DD27E" wp14:editId="189D81AE">
            <wp:simplePos x="0" y="0"/>
            <wp:positionH relativeFrom="margin">
              <wp:align>center</wp:align>
            </wp:positionH>
            <wp:positionV relativeFrom="paragraph">
              <wp:posOffset>254635</wp:posOffset>
            </wp:positionV>
            <wp:extent cx="3057525" cy="2428875"/>
            <wp:effectExtent l="0" t="0" r="9525" b="9525"/>
            <wp:wrapNone/>
            <wp:docPr id="787170252"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0252"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57525" cy="2428875"/>
                    </a:xfrm>
                    <a:prstGeom prst="rect">
                      <a:avLst/>
                    </a:prstGeom>
                  </pic:spPr>
                </pic:pic>
              </a:graphicData>
            </a:graphic>
            <wp14:sizeRelH relativeFrom="margin">
              <wp14:pctWidth>0</wp14:pctWidth>
            </wp14:sizeRelH>
            <wp14:sizeRelV relativeFrom="margin">
              <wp14:pctHeight>0</wp14:pctHeight>
            </wp14:sizeRelV>
          </wp:anchor>
        </w:drawing>
      </w:r>
    </w:p>
    <w:p w14:paraId="05AA5606" w14:textId="7021A7FE" w:rsidR="00F104AE" w:rsidRDefault="00F104AE">
      <w:pPr>
        <w:spacing w:before="0"/>
        <w:rPr>
          <w:sz w:val="24"/>
          <w:szCs w:val="24"/>
        </w:rPr>
      </w:pPr>
      <w:r>
        <w:rPr>
          <w:sz w:val="24"/>
          <w:szCs w:val="24"/>
        </w:rPr>
        <w:br w:type="page"/>
      </w:r>
    </w:p>
    <w:p w14:paraId="0EE4EB1E" w14:textId="5E55339F" w:rsidR="00B616F5" w:rsidRPr="0098793A" w:rsidRDefault="00F104AE" w:rsidP="00C53659">
      <w:pPr>
        <w:rPr>
          <w:sz w:val="24"/>
          <w:szCs w:val="24"/>
        </w:rPr>
      </w:pPr>
      <w:r w:rsidRPr="00F104AE">
        <w:rPr>
          <w:sz w:val="24"/>
          <w:szCs w:val="24"/>
        </w:rPr>
        <w:lastRenderedPageBreak/>
        <w:drawing>
          <wp:anchor distT="0" distB="0" distL="114300" distR="114300" simplePos="0" relativeHeight="251676672" behindDoc="0" locked="0" layoutInCell="1" allowOverlap="1" wp14:anchorId="1208E946" wp14:editId="46E7E0B3">
            <wp:simplePos x="0" y="0"/>
            <wp:positionH relativeFrom="column">
              <wp:posOffset>1456</wp:posOffset>
            </wp:positionH>
            <wp:positionV relativeFrom="paragraph">
              <wp:posOffset>-6219190</wp:posOffset>
            </wp:positionV>
            <wp:extent cx="3245017" cy="2578233"/>
            <wp:effectExtent l="0" t="0" r="0" b="0"/>
            <wp:wrapNone/>
            <wp:docPr id="460394425"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4425"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245017" cy="2578233"/>
                    </a:xfrm>
                    <a:prstGeom prst="rect">
                      <a:avLst/>
                    </a:prstGeom>
                  </pic:spPr>
                </pic:pic>
              </a:graphicData>
            </a:graphic>
          </wp:anchor>
        </w:drawing>
      </w:r>
    </w:p>
    <w:p w14:paraId="771B3CAD" w14:textId="38337B3F" w:rsidR="00CF697E" w:rsidRDefault="00CF697E" w:rsidP="00CF697E">
      <w:pPr>
        <w:pStyle w:val="berschrift1"/>
        <w:rPr>
          <w:color w:val="8DD873" w:themeColor="accent6" w:themeTint="99"/>
          <w:szCs w:val="32"/>
        </w:rPr>
      </w:pPr>
      <w:bookmarkStart w:id="13" w:name="_Toc200700694"/>
      <w:r w:rsidRPr="005B4A8E">
        <w:rPr>
          <w:color w:val="8DD873" w:themeColor="accent6" w:themeTint="99"/>
          <w:szCs w:val="32"/>
        </w:rPr>
        <w:t>Realisieren</w:t>
      </w:r>
      <w:bookmarkEnd w:id="13"/>
      <w:ins w:id="14" w:author="Emele Noel Andreas BZRA IMST24a" w:date="2025-06-13T10:13:00Z" w16du:dateUtc="2025-06-13T08:13:00Z">
        <w:r w:rsidR="007C4D54">
          <w:rPr>
            <w:color w:val="8DD873" w:themeColor="accent6" w:themeTint="99"/>
            <w:szCs w:val="32"/>
          </w:rPr>
          <w:t xml:space="preserve"> </w:t>
        </w:r>
      </w:ins>
    </w:p>
    <w:p w14:paraId="44F9ACB5" w14:textId="5F69ACDB" w:rsidR="005B4A8E" w:rsidRPr="005E7A3F" w:rsidRDefault="005B4A8E" w:rsidP="005B4A8E">
      <w:pPr>
        <w:rPr>
          <w:sz w:val="24"/>
          <w:szCs w:val="24"/>
        </w:rPr>
      </w:pPr>
      <w:r w:rsidRPr="005E7A3F">
        <w:rPr>
          <w:sz w:val="24"/>
          <w:szCs w:val="24"/>
        </w:rPr>
        <w:t>Als wir alles geplant und entschieden hatten, begannen wir mit dem Programmieren der Webseite.</w:t>
      </w:r>
    </w:p>
    <w:p w14:paraId="6316A16E" w14:textId="77777777" w:rsidR="0085265F" w:rsidRDefault="0085265F" w:rsidP="005B4A8E"/>
    <w:p w14:paraId="753A38C8" w14:textId="075EACE9" w:rsidR="0085265F" w:rsidRPr="004E1491" w:rsidRDefault="0085265F" w:rsidP="0085265F">
      <w:pPr>
        <w:pStyle w:val="berschrift2"/>
        <w:rPr>
          <w:color w:val="4EA72E" w:themeColor="accent6"/>
        </w:rPr>
      </w:pPr>
      <w:bookmarkStart w:id="15" w:name="_Toc200700695"/>
      <w:r w:rsidRPr="004E1491">
        <w:rPr>
          <w:color w:val="4EA72E" w:themeColor="accent6"/>
        </w:rPr>
        <w:t>Homepage Gestaltung</w:t>
      </w:r>
      <w:bookmarkEnd w:id="15"/>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44406604" w:rsidR="001F4F38" w:rsidRPr="001F4F38" w:rsidRDefault="00444E10" w:rsidP="00F104AE">
      <w:pPr>
        <w:spacing w:before="0"/>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mailto</w:t>
      </w:r>
      <w:r w:rsidR="00FD1010">
        <w:rPr>
          <w:sz w:val="24"/>
          <w:szCs w:val="24"/>
        </w:rPr>
        <w:t>: florian.elser@bwz-rappi.ch</w:t>
      </w:r>
      <w:r>
        <w:rPr>
          <w:sz w:val="24"/>
          <w:szCs w:val="24"/>
        </w:rPr>
        <w:t xml:space="preserve"> benutzen, sodass man dann direkt auf meine Schulwebseite kommen kann.</w:t>
      </w:r>
    </w:p>
    <w:p w14:paraId="629980F0" w14:textId="77777777" w:rsidR="00CF697E" w:rsidRDefault="00CF697E" w:rsidP="00C53659"/>
    <w:p w14:paraId="7B257092" w14:textId="18E35E83" w:rsidR="00CF697E" w:rsidRPr="005E7A3F" w:rsidRDefault="00514E94" w:rsidP="00C53659">
      <w:pPr>
        <w:rPr>
          <w:sz w:val="24"/>
          <w:szCs w:val="24"/>
        </w:rPr>
      </w:pPr>
      <w:r w:rsidRPr="005E7A3F">
        <w:rPr>
          <w:sz w:val="24"/>
          <w:szCs w:val="24"/>
        </w:rPr>
        <w:t xml:space="preserve">Doch die perfekte Homepage zu </w:t>
      </w:r>
      <w:r w:rsidR="00E3243A" w:rsidRPr="005E7A3F">
        <w:rPr>
          <w:sz w:val="24"/>
          <w:szCs w:val="24"/>
        </w:rPr>
        <w:t>gestalten,</w:t>
      </w:r>
      <w:r w:rsidRPr="005E7A3F">
        <w:rPr>
          <w:sz w:val="24"/>
          <w:szCs w:val="24"/>
        </w:rPr>
        <w:t xml:space="preserve"> stellte sich dann doch als grössere Herausforderung dar, als wir am Anfang dachten, denn der Code hatte Fehler, den wir beide kaum beheben konnten.</w:t>
      </w:r>
    </w:p>
    <w:p w14:paraId="5076EAD7" w14:textId="7BA3032A" w:rsidR="00514E94" w:rsidRPr="005E7A3F" w:rsidRDefault="00514E94" w:rsidP="00C53659">
      <w:pPr>
        <w:rPr>
          <w:sz w:val="24"/>
          <w:szCs w:val="24"/>
        </w:rPr>
      </w:pPr>
      <w:r w:rsidRPr="005E7A3F">
        <w:rPr>
          <w:sz w:val="24"/>
          <w:szCs w:val="24"/>
        </w:rPr>
        <w:t>Doch nach langer Arbeit konnten wir die Homepage und somit die Vorlage für alle anderen Pages fertig</w:t>
      </w:r>
      <w:r w:rsidR="00887360" w:rsidRPr="005E7A3F">
        <w:rPr>
          <w:sz w:val="24"/>
          <w:szCs w:val="24"/>
        </w:rPr>
        <w:t xml:space="preserve"> </w:t>
      </w:r>
      <w:r w:rsidRPr="005E7A3F">
        <w:rPr>
          <w:sz w:val="24"/>
          <w:szCs w:val="24"/>
        </w:rPr>
        <w:t xml:space="preserve">stellen. </w:t>
      </w:r>
    </w:p>
    <w:p w14:paraId="6142D2C8" w14:textId="77777777" w:rsidR="00C53659" w:rsidRPr="005E7A3F" w:rsidRDefault="00C53659" w:rsidP="00C53659">
      <w:pPr>
        <w:rPr>
          <w:sz w:val="24"/>
          <w:szCs w:val="24"/>
        </w:rPr>
      </w:pPr>
    </w:p>
    <w:p w14:paraId="42557966" w14:textId="77777777" w:rsidR="004E1491" w:rsidRDefault="004E1491" w:rsidP="00C53659"/>
    <w:p w14:paraId="1A0C6509" w14:textId="688CCBAE" w:rsidR="004E1491" w:rsidRDefault="004E1491">
      <w:pPr>
        <w:spacing w:before="0"/>
      </w:pPr>
      <w:r>
        <w:br w:type="page"/>
      </w:r>
    </w:p>
    <w:p w14:paraId="40157A81" w14:textId="77777777" w:rsidR="004E1491" w:rsidRDefault="004E1491" w:rsidP="004E1491">
      <w:pPr>
        <w:pStyle w:val="berschrift1"/>
      </w:pPr>
      <w:bookmarkStart w:id="16" w:name="_Toc200700696"/>
      <w:r>
        <w:lastRenderedPageBreak/>
        <w:t>Lernjournal</w:t>
      </w:r>
      <w:bookmarkEnd w:id="16"/>
    </w:p>
    <w:p w14:paraId="1CE56E83" w14:textId="77777777" w:rsidR="004E1491" w:rsidRPr="004E1491" w:rsidRDefault="004E1491" w:rsidP="004E1491"/>
    <w:p w14:paraId="13096E20" w14:textId="77777777" w:rsidR="004E1491" w:rsidRDefault="004E1491" w:rsidP="004E1491">
      <w:r>
        <w:t>In diesem Kapitel wird das Vorgehen während der Arbeit beschrieben. Jede*r Lernende beschreibt seinen Fortschritt und beantwortet die Reflexionsfragen.</w:t>
      </w:r>
    </w:p>
    <w:p w14:paraId="6BD26B22" w14:textId="77777777" w:rsidR="004E1491" w:rsidRDefault="004E1491" w:rsidP="004E1491"/>
    <w:p w14:paraId="0264E952" w14:textId="7CEC4F0A" w:rsidR="004E1491" w:rsidRDefault="004E1491" w:rsidP="004E1491">
      <w:r>
        <w:rPr>
          <w:b/>
          <w:sz w:val="28"/>
        </w:rPr>
        <w:t>12.6.25</w:t>
      </w:r>
    </w:p>
    <w:tbl>
      <w:tblPr>
        <w:tblStyle w:val="EinfacheTabelle5"/>
        <w:tblW w:w="0" w:type="auto"/>
        <w:tblLook w:val="04A0" w:firstRow="1" w:lastRow="0" w:firstColumn="1" w:lastColumn="0" w:noHBand="0" w:noVBand="1"/>
      </w:tblPr>
      <w:tblGrid>
        <w:gridCol w:w="2347"/>
        <w:gridCol w:w="205"/>
        <w:gridCol w:w="6808"/>
        <w:gridCol w:w="377"/>
      </w:tblGrid>
      <w:tr w:rsidR="00A2022B" w14:paraId="7139FBD0"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457ACE7" w14:textId="77777777" w:rsidR="004E1491" w:rsidRDefault="004E1491" w:rsidP="007253A0">
            <w:r>
              <w:t>Name</w:t>
            </w:r>
          </w:p>
        </w:tc>
        <w:tc>
          <w:tcPr>
            <w:tcW w:w="7013" w:type="dxa"/>
            <w:gridSpan w:val="2"/>
          </w:tcPr>
          <w:p w14:paraId="62910A03" w14:textId="77777777"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A2022B" w14:paraId="5731E9F3"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587E5BE3" w14:textId="639203D4" w:rsidR="004E1491" w:rsidRDefault="004E1491" w:rsidP="004E1491">
            <w:pPr>
              <w:jc w:val="center"/>
            </w:pPr>
            <w:r>
              <w:t xml:space="preserve">               Noel</w:t>
            </w:r>
          </w:p>
        </w:tc>
        <w:tc>
          <w:tcPr>
            <w:tcW w:w="7185" w:type="dxa"/>
            <w:gridSpan w:val="2"/>
          </w:tcPr>
          <w:p w14:paraId="02980117" w14:textId="77777777" w:rsidR="004E1491" w:rsidRPr="00357876" w:rsidRDefault="004E1491" w:rsidP="007253A0">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3EFCCB1C" w14:textId="421CAFCC" w:rsidR="00357876" w:rsidRDefault="00357876" w:rsidP="00357876">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00E278FE" w:rsidRPr="00357876">
              <w:t>Ich konnte sehr gut und konzentriert arbeiten. Wir erarbeiteten Thema nach Thema des IPERKA-Prinzips (bis zu 4. Realisieren).</w:t>
            </w:r>
            <w:r>
              <w:t xml:space="preserve"> Wir </w:t>
            </w:r>
            <w:proofErr w:type="spellStart"/>
            <w:r>
              <w:t>kammen</w:t>
            </w:r>
            <w:proofErr w:type="spellEnd"/>
            <w:r>
              <w:t xml:space="preserve"> </w:t>
            </w:r>
            <w:proofErr w:type="gramStart"/>
            <w:r>
              <w:t>rasch</w:t>
            </w:r>
            <w:proofErr w:type="gramEnd"/>
            <w:r>
              <w:t xml:space="preserve"> vorwärts und auch wenn es mal andere Meinung gab, fanden wir immer eine Lösung, welche für beide Parteien ansprechend war.</w:t>
            </w:r>
          </w:p>
          <w:p w14:paraId="58E7FF17" w14:textId="598B5C0F" w:rsidR="004E1491" w:rsidRPr="00357876" w:rsidRDefault="00357876" w:rsidP="00357876">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E278FE" w:rsidRPr="00357876">
              <w:t xml:space="preserve">Das erste Problem entstand, als ich merkte, dass ich das Mindmap beim Schritt Informieren vergass und wir das noch nachträglich machen mussten. Später am Nachmittag, begann ich mit der groben HTML-Webseite und setzte die Startseite unseres Wireframes um. Als wir aber den Code mit </w:t>
            </w:r>
            <w:proofErr w:type="spellStart"/>
            <w:r w:rsidR="00E278FE" w:rsidRPr="00357876">
              <w:t>Github</w:t>
            </w:r>
            <w:proofErr w:type="spellEnd"/>
            <w:r w:rsidR="00E278FE" w:rsidRPr="00357876">
              <w:t xml:space="preserve"> auf Florians Laptop importierten, merkten wir schnell, dass das Layout nicht stimmig war. Der Grund war, dass er eine andere Pixel-Auflösung auf seinem Laptop hat</w:t>
            </w:r>
            <w:r w:rsidRPr="00357876">
              <w:t>. Mit dem Input und der Hilfe von Herr Gehrig, machten wir das Layout für Alle Desktop-</w:t>
            </w:r>
            <w:proofErr w:type="spellStart"/>
            <w:r w:rsidRPr="00357876">
              <w:t>devices</w:t>
            </w:r>
            <w:proofErr w:type="spellEnd"/>
            <w:r w:rsidRPr="00357876">
              <w:t xml:space="preserve"> stimmig.</w:t>
            </w:r>
          </w:p>
        </w:tc>
      </w:tr>
      <w:tr w:rsidR="00A2022B" w14:paraId="245E0963"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30E8EBE4" w14:textId="77777777" w:rsidR="004E1491" w:rsidRDefault="004E1491" w:rsidP="007253A0">
            <w:r>
              <w:t>Erledigte Aufgaben</w:t>
            </w:r>
          </w:p>
        </w:tc>
        <w:tc>
          <w:tcPr>
            <w:tcW w:w="7185" w:type="dxa"/>
            <w:gridSpan w:val="2"/>
          </w:tcPr>
          <w:p w14:paraId="334D6808" w14:textId="77777777" w:rsidR="004E1491" w:rsidRDefault="00A2022B" w:rsidP="007253A0">
            <w:pPr>
              <w:cnfStyle w:val="000000000000" w:firstRow="0" w:lastRow="0" w:firstColumn="0" w:lastColumn="0" w:oddVBand="0" w:evenVBand="0" w:oddHBand="0" w:evenHBand="0" w:firstRowFirstColumn="0" w:firstRowLastColumn="0" w:lastRowFirstColumn="0" w:lastRowLastColumn="0"/>
            </w:pPr>
            <w:r>
              <w:t xml:space="preserve">Der </w:t>
            </w:r>
            <w:proofErr w:type="spellStart"/>
            <w:r>
              <w:t>Footer</w:t>
            </w:r>
            <w:proofErr w:type="spellEnd"/>
            <w:r>
              <w:t xml:space="preserve"> mit der Copyright-Info wurde bis jetzt als einziger abgeschlossen, andere Punkte wie die About </w:t>
            </w:r>
            <w:proofErr w:type="spellStart"/>
            <w:r>
              <w:t>us</w:t>
            </w:r>
            <w:proofErr w:type="spellEnd"/>
            <w:r>
              <w:t xml:space="preserve"> Page ist noch in der Bearbeitung und wird nach der </w:t>
            </w:r>
            <w:proofErr w:type="spellStart"/>
            <w:r>
              <w:t>vollständigten</w:t>
            </w:r>
            <w:proofErr w:type="spellEnd"/>
            <w:r>
              <w:t xml:space="preserve"> Home-Page abgeschlossen. </w:t>
            </w:r>
          </w:p>
          <w:p w14:paraId="0BAB88C7" w14:textId="6BD9FA40" w:rsidR="00A2022B" w:rsidRDefault="00A2022B" w:rsidP="007253A0">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64384" behindDoc="0" locked="0" layoutInCell="1" allowOverlap="1" wp14:anchorId="528D103A" wp14:editId="29EBB471">
                  <wp:simplePos x="0" y="0"/>
                  <wp:positionH relativeFrom="column">
                    <wp:posOffset>-25097</wp:posOffset>
                  </wp:positionH>
                  <wp:positionV relativeFrom="paragraph">
                    <wp:posOffset>197752</wp:posOffset>
                  </wp:positionV>
                  <wp:extent cx="4785635" cy="1449391"/>
                  <wp:effectExtent l="0" t="0" r="0" b="0"/>
                  <wp:wrapNone/>
                  <wp:docPr id="303852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24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0D315E99" w14:textId="57156BEB"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308E01F1" w14:textId="3969066A"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4D379107" w14:textId="545560AD"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55AF0020" w14:textId="1F09B1A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09B1694B"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4C5BDC4" w14:textId="1D2A675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1097F40"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2AE50C8" w14:textId="3AF4265D" w:rsidR="00A2022B" w:rsidRDefault="00A2022B" w:rsidP="007253A0">
            <w:pPr>
              <w:cnfStyle w:val="000000000000" w:firstRow="0" w:lastRow="0" w:firstColumn="0" w:lastColumn="0" w:oddVBand="0" w:evenVBand="0" w:oddHBand="0" w:evenHBand="0" w:firstRowFirstColumn="0" w:firstRowLastColumn="0" w:lastRowFirstColumn="0" w:lastRowLastColumn="0"/>
            </w:pPr>
          </w:p>
        </w:tc>
      </w:tr>
      <w:tr w:rsidR="00A2022B" w14:paraId="13E64D1A"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9AD0D7" w14:textId="77777777" w:rsidR="004E1491" w:rsidRDefault="004E1491" w:rsidP="007253A0">
            <w:r>
              <w:t>Weiteres Vorgehen</w:t>
            </w:r>
          </w:p>
        </w:tc>
        <w:tc>
          <w:tcPr>
            <w:tcW w:w="7185" w:type="dxa"/>
            <w:gridSpan w:val="2"/>
          </w:tcPr>
          <w:p w14:paraId="7E4BBBA5" w14:textId="005C2AF6" w:rsidR="004E1491" w:rsidRDefault="00A2022B" w:rsidP="007253A0">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w:t>
            </w:r>
            <w:proofErr w:type="spellStart"/>
            <w:r w:rsidRPr="00A2022B">
              <w:t>Kanbanpunkte</w:t>
            </w:r>
            <w:proofErr w:type="spellEnd"/>
            <w:r w:rsidRPr="00A2022B">
              <w:t xml:space="preserve"> </w:t>
            </w:r>
            <w:r w:rsidR="005E7A3F">
              <w:t xml:space="preserve">bei </w:t>
            </w:r>
            <w:proofErr w:type="spellStart"/>
            <w:r w:rsidR="005E7A3F">
              <w:t>ready</w:t>
            </w:r>
            <w:proofErr w:type="spellEnd"/>
            <w:r w:rsidR="005E7A3F">
              <w:t xml:space="preserve"> und in </w:t>
            </w:r>
            <w:proofErr w:type="spellStart"/>
            <w:r w:rsidR="005E7A3F">
              <w:t>progress</w:t>
            </w:r>
            <w:proofErr w:type="spellEnd"/>
            <w:r w:rsidR="005E7A3F">
              <w:t xml:space="preserve"> </w:t>
            </w:r>
            <w:r w:rsidRPr="00A2022B">
              <w:t>entsteht.</w:t>
            </w:r>
          </w:p>
          <w:p w14:paraId="3C4A9296" w14:textId="61649B64" w:rsidR="00A2022B" w:rsidRPr="00A2022B" w:rsidRDefault="00A2022B" w:rsidP="007253A0">
            <w:pPr>
              <w:cnfStyle w:val="000000100000" w:firstRow="0" w:lastRow="0" w:firstColumn="0" w:lastColumn="0" w:oddVBand="0" w:evenVBand="0" w:oddHBand="1" w:evenHBand="0" w:firstRowFirstColumn="0" w:firstRowLastColumn="0" w:lastRowFirstColumn="0" w:lastRowLastColumn="0"/>
            </w:pPr>
          </w:p>
        </w:tc>
      </w:tr>
    </w:tbl>
    <w:p w14:paraId="00813BC4" w14:textId="308D98E7" w:rsidR="004E1491" w:rsidRDefault="004E1491" w:rsidP="004E1491">
      <w:pPr>
        <w:spacing w:before="0"/>
      </w:pPr>
    </w:p>
    <w:p w14:paraId="5319D696" w14:textId="77777777" w:rsidR="004E1491" w:rsidRDefault="004E1491">
      <w:pPr>
        <w:spacing w:before="0"/>
      </w:pPr>
    </w:p>
    <w:p w14:paraId="7487DA96" w14:textId="77777777" w:rsidR="005B7140" w:rsidRDefault="005B7140">
      <w:r>
        <w:rPr>
          <w:i/>
          <w:iCs/>
        </w:rPr>
        <w:br w:type="page"/>
      </w:r>
    </w:p>
    <w:tbl>
      <w:tblPr>
        <w:tblStyle w:val="EinfacheTabelle5"/>
        <w:tblW w:w="0" w:type="auto"/>
        <w:tblLook w:val="04A0" w:firstRow="1" w:lastRow="0" w:firstColumn="1" w:lastColumn="0" w:noHBand="0" w:noVBand="1"/>
      </w:tblPr>
      <w:tblGrid>
        <w:gridCol w:w="2347"/>
        <w:gridCol w:w="205"/>
        <w:gridCol w:w="6808"/>
        <w:gridCol w:w="377"/>
      </w:tblGrid>
      <w:tr w:rsidR="004E1491" w14:paraId="7B420797"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E027D0F" w14:textId="7A359451" w:rsidR="004E1491" w:rsidRDefault="004E1491" w:rsidP="004E1491">
            <w:pPr>
              <w:tabs>
                <w:tab w:val="left" w:pos="400"/>
                <w:tab w:val="right" w:pos="2131"/>
              </w:tabs>
              <w:jc w:val="left"/>
              <w:rPr>
                <w:i w:val="0"/>
                <w:iCs w:val="0"/>
              </w:rPr>
            </w:pPr>
            <w:r>
              <w:lastRenderedPageBreak/>
              <w:tab/>
            </w:r>
          </w:p>
          <w:p w14:paraId="214A0811" w14:textId="410CF9D3" w:rsidR="004E1491" w:rsidRDefault="004E1491" w:rsidP="004E1491">
            <w:pPr>
              <w:tabs>
                <w:tab w:val="left" w:pos="400"/>
                <w:tab w:val="right" w:pos="2131"/>
              </w:tabs>
              <w:jc w:val="left"/>
            </w:pPr>
            <w:r>
              <w:tab/>
              <w:t xml:space="preserve">              Name</w:t>
            </w:r>
          </w:p>
        </w:tc>
        <w:tc>
          <w:tcPr>
            <w:tcW w:w="7013" w:type="dxa"/>
            <w:gridSpan w:val="2"/>
          </w:tcPr>
          <w:p w14:paraId="30244A45" w14:textId="0617A52E"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4E1491" w14:paraId="7EF6F619"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2F2A137C" w14:textId="7A9CB973" w:rsidR="004E1491" w:rsidRDefault="004E1491" w:rsidP="007253A0">
            <w:pPr>
              <w:jc w:val="center"/>
            </w:pPr>
            <w:r>
              <w:t xml:space="preserve">               Florian</w:t>
            </w:r>
          </w:p>
        </w:tc>
        <w:tc>
          <w:tcPr>
            <w:tcW w:w="7185" w:type="dxa"/>
            <w:gridSpan w:val="2"/>
          </w:tcPr>
          <w:p w14:paraId="7C3A379D" w14:textId="77777777" w:rsidR="004E1491" w:rsidRPr="007A181F" w:rsidRDefault="004E1491"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Beschreiben Sie Ihre Vorgehensweise während des Tages:</w:t>
            </w:r>
          </w:p>
          <w:p w14:paraId="60746B62" w14:textId="77777777" w:rsidR="004E1491" w:rsidRPr="007A181F" w:rsidRDefault="004E1491" w:rsidP="007253A0">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Was ist gut gelaufen?</w:t>
            </w:r>
          </w:p>
          <w:p w14:paraId="6D48776C" w14:textId="77777777" w:rsidR="004E1491" w:rsidRPr="007A181F" w:rsidRDefault="004E1491" w:rsidP="007253A0">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Was lief weniger gut, welche Hindernisse haben Sie angetroffen?</w:t>
            </w:r>
          </w:p>
          <w:p w14:paraId="101A6EDC" w14:textId="77777777" w:rsidR="004E1491" w:rsidRPr="007A181F" w:rsidRDefault="004E1491" w:rsidP="007253A0">
            <w:pPr>
              <w:pStyle w:val="Listenabsatz"/>
              <w:numPr>
                <w:ilvl w:val="1"/>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 xml:space="preserve">Wie könnten Sie diese </w:t>
            </w:r>
            <w:r>
              <w:rPr>
                <w:color w:val="808080" w:themeColor="background1" w:themeShade="80"/>
              </w:rPr>
              <w:t>l</w:t>
            </w:r>
            <w:r w:rsidRPr="007A181F">
              <w:rPr>
                <w:color w:val="808080" w:themeColor="background1" w:themeShade="80"/>
              </w:rPr>
              <w:t>ösen, an wen könnten Sie sich wenden?</w:t>
            </w:r>
          </w:p>
          <w:p w14:paraId="611BB4E1" w14:textId="77777777" w:rsidR="004E1491" w:rsidRPr="007A181F" w:rsidRDefault="004E1491" w:rsidP="007253A0">
            <w:pPr>
              <w:pStyle w:val="Listenabsatz"/>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4E1491" w14:paraId="30F0B8C8"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634C1F88" w14:textId="77777777" w:rsidR="004E1491" w:rsidRDefault="004E1491" w:rsidP="007253A0">
            <w:r>
              <w:t>Erledigte Aufgaben</w:t>
            </w:r>
          </w:p>
        </w:tc>
        <w:tc>
          <w:tcPr>
            <w:tcW w:w="7185" w:type="dxa"/>
            <w:gridSpan w:val="2"/>
          </w:tcPr>
          <w:p w14:paraId="7A628762" w14:textId="77777777" w:rsidR="004E1491" w:rsidRDefault="004E1491" w:rsidP="007253A0">
            <w:pPr>
              <w:cnfStyle w:val="000000000000" w:firstRow="0" w:lastRow="0" w:firstColumn="0" w:lastColumn="0" w:oddVBand="0" w:evenVBand="0" w:oddHBand="0" w:evenHBand="0" w:firstRowFirstColumn="0" w:firstRowLastColumn="0" w:lastRowFirstColumn="0" w:lastRowLastColumn="0"/>
            </w:pPr>
            <w:r w:rsidRPr="007A181F">
              <w:rPr>
                <w:color w:val="808080" w:themeColor="background1" w:themeShade="80"/>
              </w:rPr>
              <w:t>An welchen User Stories haben Sie gearbeitet und welche konnten Sie heute abschliessen? (inkl. Screenshot des Kanban Boards)</w:t>
            </w:r>
          </w:p>
        </w:tc>
      </w:tr>
      <w:tr w:rsidR="004E1491" w14:paraId="238F5C27"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1DEDA601" w14:textId="77777777" w:rsidR="004E1491" w:rsidRDefault="004E1491" w:rsidP="007253A0">
            <w:r>
              <w:t>Weiteres Vorgehen</w:t>
            </w:r>
          </w:p>
        </w:tc>
        <w:tc>
          <w:tcPr>
            <w:tcW w:w="7185" w:type="dxa"/>
            <w:gridSpan w:val="2"/>
          </w:tcPr>
          <w:p w14:paraId="41062392" w14:textId="77777777" w:rsidR="004E1491" w:rsidRPr="007A181F" w:rsidRDefault="004E1491"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Welche Aufgaben stehen an, bzw. womit fahren Sie am nächsten Tag fort?</w:t>
            </w:r>
          </w:p>
        </w:tc>
      </w:tr>
    </w:tbl>
    <w:p w14:paraId="432F9156" w14:textId="12E76BA8" w:rsidR="004E1491" w:rsidRDefault="004E1491">
      <w:pPr>
        <w:spacing w:before="0"/>
      </w:pPr>
      <w:r>
        <w:br w:type="page"/>
      </w:r>
    </w:p>
    <w:p w14:paraId="0A8F2510" w14:textId="77777777" w:rsidR="004E1491" w:rsidRDefault="004E1491" w:rsidP="004E1491">
      <w:pPr>
        <w:spacing w:before="0"/>
      </w:pPr>
    </w:p>
    <w:p w14:paraId="1499BF6D" w14:textId="77777777" w:rsidR="004E1491" w:rsidRDefault="004E1491" w:rsidP="004E1491">
      <w:pPr>
        <w:pStyle w:val="berschrift1"/>
      </w:pPr>
      <w:bookmarkStart w:id="17" w:name="_Toc200700697"/>
      <w:r w:rsidRPr="003C3D07">
        <w:t>Eigenständigkeitserklärung</w:t>
      </w:r>
      <w:bookmarkEnd w:id="17"/>
    </w:p>
    <w:p w14:paraId="7A5BB364" w14:textId="77777777" w:rsidR="004E1491" w:rsidRPr="004E1491" w:rsidRDefault="004E1491" w:rsidP="004E1491"/>
    <w:p w14:paraId="69516960" w14:textId="77777777" w:rsidR="004E1491" w:rsidRPr="003C3D07" w:rsidRDefault="004E1491" w:rsidP="004E1491">
      <w:r w:rsidRPr="003C3D07">
        <w:t>Hiermit erklären wir, dass wir die vorliegende Arbeit selbstständig verfasst und keine anderen als die angegebenen Quellen und Hilfsmittel benutzt haben.</w:t>
      </w:r>
    </w:p>
    <w:p w14:paraId="73446B3A" w14:textId="77777777" w:rsidR="004E1491" w:rsidRDefault="004E1491" w:rsidP="004E1491">
      <w:r w:rsidRPr="003C3D07">
        <w:t>Alle sinngemäss und wörtlich übernommenen Textstellen aus fremden Quellen wurden kenntlich gemacht.</w:t>
      </w:r>
    </w:p>
    <w:p w14:paraId="22D28ABB" w14:textId="77777777" w:rsidR="004E1491" w:rsidRPr="003C3D07" w:rsidRDefault="004E1491" w:rsidP="004E1491"/>
    <w:p w14:paraId="0220E8C0" w14:textId="5BF1CEDC" w:rsidR="004E1491" w:rsidRDefault="004E1491" w:rsidP="004E1491">
      <w:r w:rsidRPr="003C3D07">
        <w:t xml:space="preserve">Rapperswil, </w:t>
      </w:r>
      <w:r w:rsidRPr="00C6386C">
        <w:fldChar w:fldCharType="begin"/>
      </w:r>
      <w:r w:rsidRPr="00C6386C">
        <w:instrText xml:space="preserve"> SAVEDATE \@ "dd.MM.yyyy" \* MERGEFORMAT </w:instrText>
      </w:r>
      <w:r w:rsidRPr="00C6386C">
        <w:fldChar w:fldCharType="separate"/>
      </w:r>
      <w:ins w:id="18" w:author="Emele Noel Andreas BZRA IMST24a" w:date="2025-06-13T10:12:00Z" w16du:dateUtc="2025-06-13T08:12:00Z">
        <w:r w:rsidR="007C4D54">
          <w:rPr>
            <w:noProof/>
          </w:rPr>
          <w:t>13.06.2025</w:t>
        </w:r>
      </w:ins>
      <w:del w:id="19" w:author="Emele Noel Andreas BZRA IMST24a" w:date="2025-06-13T10:12:00Z" w16du:dateUtc="2025-06-13T08:12:00Z">
        <w:r w:rsidDel="007C4D54">
          <w:rPr>
            <w:noProof/>
          </w:rPr>
          <w:delText>00.00.0000</w:delText>
        </w:r>
      </w:del>
      <w:r w:rsidRPr="00C6386C">
        <w:fldChar w:fldCharType="end"/>
      </w:r>
    </w:p>
    <w:p w14:paraId="438DC5CC" w14:textId="77777777" w:rsidR="004E1491" w:rsidRDefault="004E1491" w:rsidP="004E1491"/>
    <w:p w14:paraId="30E9F7DB" w14:textId="77777777" w:rsidR="004E1491" w:rsidRDefault="004E1491" w:rsidP="004E1491">
      <w:pPr>
        <w:pBdr>
          <w:bottom w:val="single" w:sz="4" w:space="1" w:color="auto"/>
        </w:pBdr>
      </w:pPr>
    </w:p>
    <w:p w14:paraId="1AD667C0" w14:textId="7D716634" w:rsidR="004E1491" w:rsidRPr="00557E2E" w:rsidRDefault="004E1491" w:rsidP="004E1491"/>
    <w:p w14:paraId="7C6EC200" w14:textId="77777777" w:rsidR="004E1491" w:rsidRPr="00C53659" w:rsidRDefault="004E1491" w:rsidP="00C53659"/>
    <w:sectPr w:rsidR="004E1491" w:rsidRPr="00C53659">
      <w:headerReference w:type="default" r:id="rId22"/>
      <w:footerReference w:type="default" r:id="rId23"/>
      <w:headerReference w:type="first" r:id="rId24"/>
      <w:footerReference w:type="first" r:id="rId25"/>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14AD3E" w14:textId="77777777" w:rsidR="004447B7" w:rsidRDefault="004447B7">
      <w:pPr>
        <w:spacing w:before="0"/>
      </w:pPr>
      <w:r>
        <w:separator/>
      </w:r>
    </w:p>
  </w:endnote>
  <w:endnote w:type="continuationSeparator" w:id="0">
    <w:p w14:paraId="04D6EEEA" w14:textId="77777777" w:rsidR="004447B7" w:rsidRDefault="004447B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482E1AAF" w:rsidR="008F119A" w:rsidRPr="00050251" w:rsidRDefault="00E3243A">
    <w:pPr>
      <w:tabs>
        <w:tab w:val="center" w:pos="4820"/>
        <w:tab w:val="right" w:pos="9923"/>
      </w:tabs>
      <w:spacing w:before="0"/>
      <w:rPr>
        <w:sz w:val="16"/>
        <w:szCs w:val="16"/>
      </w:rPr>
    </w:pPr>
    <w:r>
      <w:rPr>
        <w:sz w:val="16"/>
        <w:szCs w:val="16"/>
      </w:rPr>
      <w:t>Dokummentatio.docx</w:t>
    </w:r>
    <w:r w:rsidR="00BC6D98">
      <w:rPr>
        <w:color w:val="0000FF"/>
        <w:sz w:val="16"/>
        <w:szCs w:val="16"/>
      </w:rPr>
      <w:tab/>
    </w:r>
    <w:r w:rsidR="00BC6D98">
      <w:rPr>
        <w:sz w:val="16"/>
        <w:szCs w:val="16"/>
      </w:rPr>
      <w:fldChar w:fldCharType="begin"/>
    </w:r>
    <w:r w:rsidR="00BC6D98">
      <w:rPr>
        <w:sz w:val="16"/>
        <w:szCs w:val="16"/>
      </w:rPr>
      <w:instrText xml:space="preserve"> AUTHOR </w:instrText>
    </w:r>
    <w:r w:rsidR="00BC6D98">
      <w:rPr>
        <w:sz w:val="16"/>
        <w:szCs w:val="16"/>
      </w:rPr>
      <w:fldChar w:fldCharType="separate"/>
    </w:r>
    <w:r>
      <w:rPr>
        <w:sz w:val="16"/>
        <w:szCs w:val="16"/>
      </w:rPr>
      <w:t>Noel &amp; Florian</w:t>
    </w:r>
    <w:r w:rsidR="00BC6D98">
      <w:rPr>
        <w:sz w:val="16"/>
        <w:szCs w:val="16"/>
      </w:rPr>
      <w:fldChar w:fldCharType="end"/>
    </w:r>
    <w:r w:rsidR="00BC6D98">
      <w:rPr>
        <w:sz w:val="16"/>
        <w:szCs w:val="16"/>
      </w:rPr>
      <w:t xml:space="preserve">, </w:t>
    </w:r>
    <w:r w:rsidR="00BC6D98">
      <w:rPr>
        <w:sz w:val="16"/>
        <w:szCs w:val="16"/>
      </w:rPr>
      <w:fldChar w:fldCharType="begin"/>
    </w:r>
    <w:r w:rsidR="00BC6D98">
      <w:rPr>
        <w:sz w:val="16"/>
        <w:szCs w:val="16"/>
      </w:rPr>
      <w:instrText xml:space="preserve"> SAVEDATE \@ "dd'.'MM'.'yyyy" </w:instrText>
    </w:r>
    <w:r w:rsidR="00BC6D98">
      <w:rPr>
        <w:sz w:val="16"/>
        <w:szCs w:val="16"/>
      </w:rPr>
      <w:fldChar w:fldCharType="separate"/>
    </w:r>
    <w:ins w:id="20" w:author="Emele Noel Andreas BZRA IMST24a" w:date="2025-06-13T10:12:00Z" w16du:dateUtc="2025-06-13T08:12:00Z">
      <w:r w:rsidR="007C4D54">
        <w:rPr>
          <w:noProof/>
          <w:sz w:val="16"/>
          <w:szCs w:val="16"/>
        </w:rPr>
        <w:t>13.06.2025</w:t>
      </w:r>
    </w:ins>
    <w:del w:id="21" w:author="Emele Noel Andreas BZRA IMST24a" w:date="2025-06-13T10:12:00Z" w16du:dateUtc="2025-06-13T08:12:00Z">
      <w:r w:rsidDel="007C4D54">
        <w:rPr>
          <w:noProof/>
          <w:sz w:val="16"/>
          <w:szCs w:val="16"/>
        </w:rPr>
        <w:delText>12.06.2025</w:delText>
      </w:r>
    </w:del>
    <w:r w:rsidR="00BC6D98">
      <w:rPr>
        <w:sz w:val="16"/>
        <w:szCs w:val="16"/>
      </w:rPr>
      <w:fldChar w:fldCharType="end"/>
    </w:r>
    <w:r w:rsidR="00BC6D98">
      <w:rPr>
        <w:sz w:val="16"/>
        <w:szCs w:val="16"/>
      </w:rPr>
      <w:tab/>
      <w:t xml:space="preserve">Seite </w:t>
    </w:r>
    <w:r w:rsidR="00BC6D98">
      <w:rPr>
        <w:sz w:val="16"/>
        <w:szCs w:val="16"/>
      </w:rPr>
      <w:fldChar w:fldCharType="begin"/>
    </w:r>
    <w:r w:rsidR="00BC6D98">
      <w:rPr>
        <w:sz w:val="16"/>
        <w:szCs w:val="16"/>
      </w:rPr>
      <w:instrText xml:space="preserve"> PAGE </w:instrText>
    </w:r>
    <w:r w:rsidR="00BC6D98">
      <w:rPr>
        <w:sz w:val="16"/>
        <w:szCs w:val="16"/>
      </w:rPr>
      <w:fldChar w:fldCharType="separate"/>
    </w:r>
    <w:r w:rsidR="00BC6D98">
      <w:rPr>
        <w:sz w:val="16"/>
        <w:szCs w:val="16"/>
      </w:rPr>
      <w:t>2</w:t>
    </w:r>
    <w:r w:rsidR="00BC6D98">
      <w:rPr>
        <w:sz w:val="16"/>
        <w:szCs w:val="16"/>
      </w:rPr>
      <w:fldChar w:fldCharType="end"/>
    </w:r>
    <w:r w:rsidR="00BC6D98">
      <w:rPr>
        <w:sz w:val="16"/>
        <w:szCs w:val="16"/>
      </w:rPr>
      <w:t>/</w:t>
    </w:r>
    <w:r w:rsidR="00BC6D98">
      <w:rPr>
        <w:sz w:val="16"/>
        <w:szCs w:val="16"/>
      </w:rPr>
      <w:fldChar w:fldCharType="begin"/>
    </w:r>
    <w:r w:rsidR="00BC6D98">
      <w:rPr>
        <w:sz w:val="16"/>
        <w:szCs w:val="16"/>
      </w:rPr>
      <w:instrText xml:space="preserve"> NUMPAGES </w:instrText>
    </w:r>
    <w:r w:rsidR="00BC6D98">
      <w:rPr>
        <w:sz w:val="16"/>
        <w:szCs w:val="16"/>
      </w:rPr>
      <w:fldChar w:fldCharType="separate"/>
    </w:r>
    <w:r w:rsidR="00BC6D98">
      <w:rPr>
        <w:sz w:val="16"/>
        <w:szCs w:val="16"/>
      </w:rPr>
      <w:t>2</w:t>
    </w:r>
    <w:r w:rsidR="00BC6D98">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03F36659"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ins w:id="22" w:author="Emele Noel Andreas BZRA IMST24a" w:date="2025-06-13T10:12:00Z" w16du:dateUtc="2025-06-13T08:12:00Z">
      <w:r w:rsidR="007C4D54">
        <w:rPr>
          <w:noProof/>
          <w:sz w:val="16"/>
          <w:szCs w:val="16"/>
        </w:rPr>
        <w:t>13.06.2025</w:t>
      </w:r>
    </w:ins>
    <w:del w:id="23" w:author="Emele Noel Andreas BZRA IMST24a" w:date="2025-06-13T10:12:00Z" w16du:dateUtc="2025-06-13T08:12:00Z">
      <w:r w:rsidR="00E3243A" w:rsidDel="007C4D54">
        <w:rPr>
          <w:noProof/>
          <w:sz w:val="16"/>
          <w:szCs w:val="16"/>
        </w:rPr>
        <w:delText>12.06.2025</w:delText>
      </w:r>
    </w:del>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6A7B7" w14:textId="77777777" w:rsidR="004447B7" w:rsidRDefault="004447B7">
      <w:pPr>
        <w:spacing w:before="0"/>
      </w:pPr>
      <w:r>
        <w:rPr>
          <w:color w:val="000000"/>
        </w:rPr>
        <w:separator/>
      </w:r>
    </w:p>
  </w:footnote>
  <w:footnote w:type="continuationSeparator" w:id="0">
    <w:p w14:paraId="60CD4E64" w14:textId="77777777" w:rsidR="004447B7" w:rsidRDefault="004447B7">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r>
      <w:fldChar w:fldCharType="begin"/>
    </w:r>
    <w:r>
      <w:instrText xml:space="preserve"> TITLE </w:instrText>
    </w:r>
    <w:r>
      <w:fldChar w:fldCharType="separate"/>
    </w:r>
    <w:r>
      <w:t>Titel (z.B. Webauftritt Karl Meier GmbH)</w:t>
    </w:r>
    <w:r>
      <w:fldChar w:fldCharType="end"/>
    </w:r>
    <w:r>
      <w:tab/>
    </w:r>
    <w:r>
      <w:fldChar w:fldCharType="begin"/>
    </w:r>
    <w:r>
      <w:instrText xml:space="preserve"> SUBJECT </w:instrText>
    </w:r>
    <w:r>
      <w:fldChar w:fldCharType="separate"/>
    </w:r>
    <w:r>
      <w:t>Thema (z.B. Konzept)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D356040"/>
    <w:multiLevelType w:val="hybridMultilevel"/>
    <w:tmpl w:val="979CA0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6"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4"/>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10"/>
  </w:num>
  <w:num w:numId="3" w16cid:durableId="1322660949">
    <w:abstractNumId w:val="1"/>
  </w:num>
  <w:num w:numId="4" w16cid:durableId="1906642910">
    <w:abstractNumId w:val="12"/>
  </w:num>
  <w:num w:numId="5" w16cid:durableId="1256985938">
    <w:abstractNumId w:val="16"/>
  </w:num>
  <w:num w:numId="6" w16cid:durableId="1449621369">
    <w:abstractNumId w:val="6"/>
  </w:num>
  <w:num w:numId="7" w16cid:durableId="626660600">
    <w:abstractNumId w:val="7"/>
  </w:num>
  <w:num w:numId="8" w16cid:durableId="868420611">
    <w:abstractNumId w:val="3"/>
  </w:num>
  <w:num w:numId="9" w16cid:durableId="1260865899">
    <w:abstractNumId w:val="0"/>
  </w:num>
  <w:num w:numId="10" w16cid:durableId="1066102819">
    <w:abstractNumId w:val="13"/>
  </w:num>
  <w:num w:numId="11" w16cid:durableId="519928115">
    <w:abstractNumId w:val="11"/>
  </w:num>
  <w:num w:numId="12" w16cid:durableId="1333796148">
    <w:abstractNumId w:val="15"/>
  </w:num>
  <w:num w:numId="13" w16cid:durableId="1867525886">
    <w:abstractNumId w:val="9"/>
  </w:num>
  <w:num w:numId="14" w16cid:durableId="213390976">
    <w:abstractNumId w:val="14"/>
  </w:num>
  <w:num w:numId="15" w16cid:durableId="773404970">
    <w:abstractNumId w:val="8"/>
  </w:num>
  <w:num w:numId="16" w16cid:durableId="470027948">
    <w:abstractNumId w:val="4"/>
  </w:num>
  <w:num w:numId="17" w16cid:durableId="2119907191">
    <w:abstractNumId w:val="5"/>
  </w:num>
  <w:num w:numId="18" w16cid:durableId="7505871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ele Noel Andreas BZRA IMST24a">
    <w15:presenceInfo w15:providerId="AD" w15:userId="S::noel.emele@bwz-rappi.ch::9d81d816-ba85-45bd-91e8-138b2b0ff9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67DB1"/>
    <w:rsid w:val="00174CF7"/>
    <w:rsid w:val="001F4F38"/>
    <w:rsid w:val="0024692D"/>
    <w:rsid w:val="00264460"/>
    <w:rsid w:val="002676E2"/>
    <w:rsid w:val="00273E06"/>
    <w:rsid w:val="00285C3B"/>
    <w:rsid w:val="002D0E82"/>
    <w:rsid w:val="00357876"/>
    <w:rsid w:val="003C01B7"/>
    <w:rsid w:val="004447B7"/>
    <w:rsid w:val="00444E10"/>
    <w:rsid w:val="004A5E2C"/>
    <w:rsid w:val="004E1491"/>
    <w:rsid w:val="00503F7C"/>
    <w:rsid w:val="00514E94"/>
    <w:rsid w:val="005634C2"/>
    <w:rsid w:val="00584DA8"/>
    <w:rsid w:val="00593614"/>
    <w:rsid w:val="005B4A8E"/>
    <w:rsid w:val="005B7140"/>
    <w:rsid w:val="005E7A3F"/>
    <w:rsid w:val="00615A67"/>
    <w:rsid w:val="00631D7B"/>
    <w:rsid w:val="00676403"/>
    <w:rsid w:val="00713202"/>
    <w:rsid w:val="00745B63"/>
    <w:rsid w:val="00773F20"/>
    <w:rsid w:val="007C4D54"/>
    <w:rsid w:val="007F5ED0"/>
    <w:rsid w:val="007F6BBD"/>
    <w:rsid w:val="008202B9"/>
    <w:rsid w:val="00827A93"/>
    <w:rsid w:val="00830BFB"/>
    <w:rsid w:val="008367CF"/>
    <w:rsid w:val="0085265F"/>
    <w:rsid w:val="00864E5F"/>
    <w:rsid w:val="008746D5"/>
    <w:rsid w:val="00887360"/>
    <w:rsid w:val="00892CD5"/>
    <w:rsid w:val="008C6198"/>
    <w:rsid w:val="008F119A"/>
    <w:rsid w:val="00911A1C"/>
    <w:rsid w:val="00924BEE"/>
    <w:rsid w:val="0098793A"/>
    <w:rsid w:val="009B150F"/>
    <w:rsid w:val="00A160AB"/>
    <w:rsid w:val="00A2022B"/>
    <w:rsid w:val="00A233DB"/>
    <w:rsid w:val="00A2638F"/>
    <w:rsid w:val="00A70561"/>
    <w:rsid w:val="00AC4921"/>
    <w:rsid w:val="00B214BE"/>
    <w:rsid w:val="00B44EC8"/>
    <w:rsid w:val="00B616F5"/>
    <w:rsid w:val="00B75AE8"/>
    <w:rsid w:val="00B94782"/>
    <w:rsid w:val="00BA6970"/>
    <w:rsid w:val="00BC6D98"/>
    <w:rsid w:val="00BE044E"/>
    <w:rsid w:val="00BF1B7C"/>
    <w:rsid w:val="00C00A1F"/>
    <w:rsid w:val="00C41A16"/>
    <w:rsid w:val="00C53659"/>
    <w:rsid w:val="00C71314"/>
    <w:rsid w:val="00C90EDE"/>
    <w:rsid w:val="00CA244A"/>
    <w:rsid w:val="00CF225D"/>
    <w:rsid w:val="00CF697E"/>
    <w:rsid w:val="00D06EB9"/>
    <w:rsid w:val="00D71D1D"/>
    <w:rsid w:val="00D7276C"/>
    <w:rsid w:val="00D85AB1"/>
    <w:rsid w:val="00DA08DB"/>
    <w:rsid w:val="00DA3B62"/>
    <w:rsid w:val="00DB5DAC"/>
    <w:rsid w:val="00DF4285"/>
    <w:rsid w:val="00E25A75"/>
    <w:rsid w:val="00E27440"/>
    <w:rsid w:val="00E278FE"/>
    <w:rsid w:val="00E3243A"/>
    <w:rsid w:val="00E42163"/>
    <w:rsid w:val="00E9247D"/>
    <w:rsid w:val="00E96609"/>
    <w:rsid w:val="00ED0892"/>
    <w:rsid w:val="00ED6CE6"/>
    <w:rsid w:val="00F0177A"/>
    <w:rsid w:val="00F104AE"/>
    <w:rsid w:val="00F31590"/>
    <w:rsid w:val="00F518EA"/>
    <w:rsid w:val="00F823AD"/>
    <w:rsid w:val="00FC5F70"/>
    <w:rsid w:val="00FD1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 w:type="table" w:styleId="EinfacheTabelle5">
    <w:name w:val="Plain Table 5"/>
    <w:basedOn w:val="NormaleTabelle"/>
    <w:uiPriority w:val="45"/>
    <w:rsid w:val="004E1491"/>
    <w:pPr>
      <w:autoSpaceDN/>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676403"/>
    <w:pPr>
      <w:autoSpaceDN/>
    </w:pPr>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11</Pages>
  <Words>1253</Words>
  <Characters>7897</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Emele Noel Andreas BZRA IMST24a</cp:lastModifiedBy>
  <cp:revision>63</cp:revision>
  <cp:lastPrinted>2019-06-03T11:37:00Z</cp:lastPrinted>
  <dcterms:created xsi:type="dcterms:W3CDTF">2025-06-12T06:24:00Z</dcterms:created>
  <dcterms:modified xsi:type="dcterms:W3CDTF">2025-06-13T08:50:00Z</dcterms:modified>
</cp:coreProperties>
</file>